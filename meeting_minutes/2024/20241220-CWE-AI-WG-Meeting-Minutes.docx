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92EA3" w:rsidP="00392EA3" w:rsidRDefault="00392EA3" w14:paraId="113AC273" w14:textId="77777777">
      <w:pPr>
        <w:spacing w:line="240" w:lineRule="auto"/>
        <w:contextualSpacing/>
        <w:jc w:val="center"/>
        <w:rPr>
          <w:rFonts w:asciiTheme="majorHAnsi" w:hAnsiTheme="majorHAnsi"/>
          <w:b/>
          <w:bCs/>
          <w:sz w:val="28"/>
          <w:szCs w:val="28"/>
        </w:rPr>
      </w:pPr>
      <w:r>
        <w:rPr>
          <w:rFonts w:asciiTheme="majorHAnsi" w:hAnsiTheme="majorHAnsi"/>
          <w:b/>
          <w:bCs/>
          <w:sz w:val="28"/>
          <w:szCs w:val="28"/>
        </w:rPr>
        <w:t>CWE AI Working Group</w:t>
      </w:r>
    </w:p>
    <w:p w:rsidR="00392EA3" w:rsidP="00392EA3" w:rsidRDefault="00392EA3" w14:paraId="16427C4A" w14:textId="77777777">
      <w:pPr>
        <w:spacing w:line="240" w:lineRule="auto"/>
        <w:contextualSpacing/>
        <w:jc w:val="center"/>
        <w:rPr>
          <w:rFonts w:asciiTheme="majorHAnsi" w:hAnsiTheme="majorHAnsi"/>
          <w:b/>
          <w:bCs/>
          <w:sz w:val="28"/>
          <w:szCs w:val="28"/>
        </w:rPr>
      </w:pPr>
      <w:r>
        <w:rPr>
          <w:rFonts w:asciiTheme="majorHAnsi" w:hAnsiTheme="majorHAnsi"/>
          <w:b/>
          <w:bCs/>
          <w:sz w:val="28"/>
          <w:szCs w:val="28"/>
        </w:rPr>
        <w:t>Meeting Minutes</w:t>
      </w:r>
    </w:p>
    <w:p w:rsidR="00392EA3" w:rsidP="00392EA3" w:rsidRDefault="00392EA3" w14:paraId="0FA6D371" w14:textId="66F4347C">
      <w:pPr>
        <w:spacing w:line="240" w:lineRule="auto"/>
        <w:contextualSpacing/>
        <w:jc w:val="center"/>
        <w:rPr>
          <w:rFonts w:asciiTheme="majorHAnsi" w:hAnsiTheme="majorHAnsi"/>
          <w:b/>
          <w:bCs/>
        </w:rPr>
      </w:pPr>
      <w:r>
        <w:rPr>
          <w:rFonts w:asciiTheme="majorHAnsi" w:hAnsiTheme="majorHAnsi"/>
          <w:b/>
          <w:bCs/>
        </w:rPr>
        <w:t>December 20, 2024</w:t>
      </w:r>
    </w:p>
    <w:p w:rsidRPr="00E0380F" w:rsidR="00E0380F" w:rsidP="0BED2690" w:rsidRDefault="00E0380F" w14:paraId="6AB9DBE9" w14:textId="77777777">
      <w:pPr>
        <w:spacing w:line="240" w:lineRule="auto"/>
        <w:sectPr w:rsidRPr="00E0380F" w:rsidR="00E0380F" w:rsidSect="00E0380F">
          <w:footerReference w:type="default" r:id="rId7"/>
          <w:pgSz w:w="12240" w:h="15840" w:orient="portrait"/>
          <w:pgMar w:top="1440" w:right="1440" w:bottom="1440" w:left="1440" w:header="720" w:footer="720" w:gutter="0"/>
          <w:cols w:space="720"/>
          <w:docGrid w:linePitch="360"/>
        </w:sectPr>
      </w:pPr>
    </w:p>
    <w:p w:rsidR="00E03311" w:rsidP="00392EA3" w:rsidRDefault="00E03311" w14:paraId="251EA430" w14:textId="0774F407">
      <w:pPr>
        <w:pStyle w:val="Heading2"/>
      </w:pPr>
      <w:r>
        <w:t>Attendance</w:t>
      </w:r>
    </w:p>
    <w:p w:rsidR="00B35059" w:rsidP="008615C7" w:rsidRDefault="00B35059" w14:paraId="32B931C0" w14:textId="77777777">
      <w:pPr>
        <w:pStyle w:val="ListParagraph"/>
        <w:numPr>
          <w:ilvl w:val="0"/>
          <w:numId w:val="7"/>
        </w:numPr>
        <w:sectPr w:rsidR="00B35059" w:rsidSect="00E0380F">
          <w:footerReference w:type="first" r:id="rId8"/>
          <w:type w:val="continuous"/>
          <w:pgSz w:w="12240" w:h="15840" w:orient="portrait"/>
          <w:pgMar w:top="1440" w:right="1440" w:bottom="1440" w:left="1440" w:header="720" w:footer="720" w:gutter="0"/>
          <w:cols w:space="720"/>
          <w:titlePg/>
          <w:docGrid w:linePitch="360"/>
        </w:sectPr>
      </w:pPr>
    </w:p>
    <w:p w:rsidR="008615C7" w:rsidP="008615C7" w:rsidRDefault="008615C7" w14:paraId="40409D5F" w14:textId="77777777">
      <w:pPr>
        <w:pStyle w:val="ListParagraph"/>
        <w:numPr>
          <w:ilvl w:val="0"/>
          <w:numId w:val="7"/>
        </w:numPr>
      </w:pPr>
      <w:r>
        <w:t>Monika Akbar</w:t>
      </w:r>
    </w:p>
    <w:p w:rsidR="008615C7" w:rsidP="008615C7" w:rsidRDefault="008615C7" w14:paraId="09E21F21" w14:textId="70822DA8">
      <w:pPr>
        <w:pStyle w:val="ListParagraph"/>
        <w:numPr>
          <w:ilvl w:val="0"/>
          <w:numId w:val="7"/>
        </w:numPr>
      </w:pPr>
      <w:r>
        <w:t>Steve Christey</w:t>
      </w:r>
      <w:r w:rsidR="2FB57055">
        <w:t xml:space="preserve"> Coley</w:t>
      </w:r>
    </w:p>
    <w:p w:rsidR="008615C7" w:rsidP="008615C7" w:rsidRDefault="008615C7" w14:paraId="42D0F1C1" w14:textId="77777777">
      <w:pPr>
        <w:pStyle w:val="ListParagraph"/>
        <w:numPr>
          <w:ilvl w:val="0"/>
          <w:numId w:val="7"/>
        </w:numPr>
      </w:pPr>
      <w:r>
        <w:t>Ads Dawson</w:t>
      </w:r>
    </w:p>
    <w:p w:rsidR="008615C7" w:rsidP="008615C7" w:rsidRDefault="008615C7" w14:paraId="64D75EDD" w14:textId="77777777">
      <w:pPr>
        <w:pStyle w:val="ListParagraph"/>
        <w:numPr>
          <w:ilvl w:val="0"/>
          <w:numId w:val="7"/>
        </w:numPr>
      </w:pPr>
      <w:r>
        <w:t xml:space="preserve">Leon </w:t>
      </w:r>
      <w:proofErr w:type="spellStart"/>
      <w:r>
        <w:t>Derczynski</w:t>
      </w:r>
      <w:proofErr w:type="spellEnd"/>
    </w:p>
    <w:p w:rsidR="008615C7" w:rsidP="008615C7" w:rsidRDefault="008615C7" w14:paraId="355F37C0" w14:textId="77777777">
      <w:pPr>
        <w:pStyle w:val="ListParagraph"/>
        <w:numPr>
          <w:ilvl w:val="0"/>
          <w:numId w:val="7"/>
        </w:numPr>
      </w:pPr>
      <w:r>
        <w:t xml:space="preserve">Erick </w:t>
      </w:r>
      <w:proofErr w:type="spellStart"/>
      <w:r>
        <w:t>Galinkin</w:t>
      </w:r>
      <w:proofErr w:type="spellEnd"/>
    </w:p>
    <w:p w:rsidR="008615C7" w:rsidP="008615C7" w:rsidRDefault="008615C7" w14:paraId="20EA9712" w14:textId="77777777">
      <w:pPr>
        <w:pStyle w:val="ListParagraph"/>
        <w:numPr>
          <w:ilvl w:val="0"/>
          <w:numId w:val="7"/>
        </w:numPr>
      </w:pPr>
      <w:r>
        <w:t>Joseph George</w:t>
      </w:r>
    </w:p>
    <w:p w:rsidR="008615C7" w:rsidP="008615C7" w:rsidRDefault="008615C7" w14:paraId="62B24A9B" w14:textId="77777777">
      <w:pPr>
        <w:pStyle w:val="ListParagraph"/>
        <w:numPr>
          <w:ilvl w:val="0"/>
          <w:numId w:val="7"/>
        </w:numPr>
      </w:pPr>
      <w:r>
        <w:t>Bob Heinemann</w:t>
      </w:r>
    </w:p>
    <w:p w:rsidR="008615C7" w:rsidP="008615C7" w:rsidRDefault="008615C7" w14:paraId="6CE4F792" w14:textId="77777777">
      <w:pPr>
        <w:pStyle w:val="ListParagraph"/>
        <w:numPr>
          <w:ilvl w:val="0"/>
          <w:numId w:val="7"/>
        </w:numPr>
      </w:pPr>
      <w:r>
        <w:t>Martin Hodo</w:t>
      </w:r>
    </w:p>
    <w:p w:rsidR="008615C7" w:rsidP="008615C7" w:rsidRDefault="008615C7" w14:paraId="26FA7F05" w14:textId="77777777">
      <w:pPr>
        <w:pStyle w:val="ListParagraph"/>
        <w:numPr>
          <w:ilvl w:val="0"/>
          <w:numId w:val="7"/>
        </w:numPr>
      </w:pPr>
      <w:r>
        <w:t>Dave Morse</w:t>
      </w:r>
    </w:p>
    <w:p w:rsidR="008615C7" w:rsidP="008615C7" w:rsidRDefault="008615C7" w14:paraId="72E7BAB4" w14:textId="77777777">
      <w:pPr>
        <w:pStyle w:val="ListParagraph"/>
        <w:numPr>
          <w:ilvl w:val="0"/>
          <w:numId w:val="7"/>
        </w:numPr>
      </w:pPr>
      <w:r>
        <w:t>Ahmed Nagy</w:t>
      </w:r>
    </w:p>
    <w:p w:rsidR="008615C7" w:rsidP="008615C7" w:rsidRDefault="008615C7" w14:paraId="3EF28E11" w14:textId="77777777">
      <w:pPr>
        <w:pStyle w:val="ListParagraph"/>
        <w:numPr>
          <w:ilvl w:val="0"/>
          <w:numId w:val="7"/>
        </w:numPr>
      </w:pPr>
      <w:r>
        <w:t>Kyle Norland</w:t>
      </w:r>
    </w:p>
    <w:p w:rsidR="008615C7" w:rsidP="008615C7" w:rsidRDefault="008615C7" w14:paraId="7A40F39F" w14:textId="77777777">
      <w:pPr>
        <w:pStyle w:val="ListParagraph"/>
        <w:numPr>
          <w:ilvl w:val="0"/>
          <w:numId w:val="7"/>
        </w:numPr>
      </w:pPr>
      <w:r>
        <w:t>Raymond Pompon</w:t>
      </w:r>
    </w:p>
    <w:p w:rsidR="008615C7" w:rsidP="008615C7" w:rsidRDefault="008615C7" w14:paraId="28CF059C" w14:textId="77777777">
      <w:pPr>
        <w:pStyle w:val="ListParagraph"/>
        <w:numPr>
          <w:ilvl w:val="0"/>
          <w:numId w:val="7"/>
        </w:numPr>
      </w:pPr>
      <w:r>
        <w:t>Aagam Shah</w:t>
      </w:r>
    </w:p>
    <w:p w:rsidR="008615C7" w:rsidP="008615C7" w:rsidRDefault="008615C7" w14:paraId="29170C69" w14:textId="77777777">
      <w:pPr>
        <w:pStyle w:val="ListParagraph"/>
        <w:numPr>
          <w:ilvl w:val="0"/>
          <w:numId w:val="7"/>
        </w:numPr>
      </w:pPr>
      <w:r>
        <w:t>Mike Simon</w:t>
      </w:r>
    </w:p>
    <w:p w:rsidRPr="00E03311" w:rsidR="00E03311" w:rsidP="008615C7" w:rsidRDefault="008615C7" w14:paraId="35EBE35D" w14:textId="7443F0B5">
      <w:pPr>
        <w:pStyle w:val="ListParagraph"/>
        <w:numPr>
          <w:ilvl w:val="0"/>
          <w:numId w:val="7"/>
        </w:numPr>
      </w:pPr>
      <w:r>
        <w:t>Pieter Van Wassenaer</w:t>
      </w:r>
    </w:p>
    <w:p w:rsidR="00B35059" w:rsidP="00392EA3" w:rsidRDefault="00B35059" w14:paraId="05B65763" w14:textId="77777777">
      <w:pPr>
        <w:pStyle w:val="Heading2"/>
        <w:sectPr w:rsidR="00B35059" w:rsidSect="00B35059">
          <w:type w:val="continuous"/>
          <w:pgSz w:w="12240" w:h="15840" w:orient="portrait"/>
          <w:pgMar w:top="1440" w:right="1440" w:bottom="1440" w:left="1440" w:header="720" w:footer="720" w:gutter="0"/>
          <w:cols w:space="720" w:num="3"/>
          <w:titlePg/>
          <w:docGrid w:linePitch="360"/>
        </w:sectPr>
      </w:pPr>
    </w:p>
    <w:p w:rsidR="00E03311" w:rsidP="00392EA3" w:rsidRDefault="00E03311" w14:paraId="073625BC" w14:textId="77777777">
      <w:pPr>
        <w:pStyle w:val="Heading2"/>
      </w:pPr>
    </w:p>
    <w:p w:rsidR="00392EA3" w:rsidP="00392EA3" w:rsidRDefault="00392EA3" w14:paraId="0E0A3E24" w14:textId="238D850E">
      <w:pPr>
        <w:pStyle w:val="Heading2"/>
      </w:pPr>
      <w:r>
        <w:t>Agenda</w:t>
      </w:r>
    </w:p>
    <w:p w:rsidRPr="00847BEB" w:rsidR="00847BEB" w:rsidP="00847BEB" w:rsidRDefault="00847BEB" w14:paraId="6A236163" w14:textId="081E572F">
      <w:pPr>
        <w:pStyle w:val="ListParagraph"/>
        <w:numPr>
          <w:ilvl w:val="0"/>
          <w:numId w:val="3"/>
        </w:numPr>
      </w:pPr>
      <w:r>
        <w:t>Meeting Introduction</w:t>
      </w:r>
    </w:p>
    <w:p w:rsidR="00392EA3" w:rsidP="00392EA3" w:rsidRDefault="000F74C7" w14:paraId="39FEA55F" w14:textId="392577E1">
      <w:pPr>
        <w:pStyle w:val="ListParagraph"/>
        <w:numPr>
          <w:ilvl w:val="0"/>
          <w:numId w:val="3"/>
        </w:numPr>
      </w:pPr>
      <w:r>
        <w:t>Status Updates</w:t>
      </w:r>
    </w:p>
    <w:p w:rsidR="00392EA3" w:rsidP="00392EA3" w:rsidRDefault="00392EA3" w14:paraId="791B137C" w14:textId="514CC6E2">
      <w:pPr>
        <w:pStyle w:val="ListParagraph"/>
        <w:numPr>
          <w:ilvl w:val="0"/>
          <w:numId w:val="3"/>
        </w:numPr>
      </w:pPr>
      <w:r>
        <w:t>CWE</w:t>
      </w:r>
      <w:r w:rsidR="000F74C7">
        <w:t>-1427 Overview</w:t>
      </w:r>
    </w:p>
    <w:p w:rsidR="00392EA3" w:rsidP="00392EA3" w:rsidRDefault="000F74C7" w14:paraId="1EC7846B" w14:textId="69183382">
      <w:pPr>
        <w:pStyle w:val="ListParagraph"/>
        <w:numPr>
          <w:ilvl w:val="0"/>
          <w:numId w:val="3"/>
        </w:numPr>
      </w:pPr>
      <w:r>
        <w:t>Content “Working Queue” Summary</w:t>
      </w:r>
    </w:p>
    <w:p w:rsidRPr="00A158AA" w:rsidR="00392EA3" w:rsidP="00392EA3" w:rsidRDefault="000F74C7" w14:paraId="672FC6D3" w14:textId="50D80C2A">
      <w:pPr>
        <w:pStyle w:val="ListParagraph"/>
        <w:numPr>
          <w:ilvl w:val="0"/>
          <w:numId w:val="3"/>
        </w:numPr>
      </w:pPr>
      <w:r>
        <w:t>Open Discussion: Goals for 2025</w:t>
      </w:r>
    </w:p>
    <w:p w:rsidR="00392EA3" w:rsidP="00392EA3" w:rsidRDefault="00392EA3" w14:paraId="2EEB7135" w14:textId="77777777">
      <w:pPr>
        <w:pStyle w:val="Heading2"/>
      </w:pPr>
      <w:r>
        <w:t>Meeting Notes:</w:t>
      </w:r>
    </w:p>
    <w:p w:rsidRPr="004E0442" w:rsidR="004E0442" w:rsidP="004E0442" w:rsidRDefault="004E0442" w14:paraId="45709B72" w14:textId="3834450F">
      <w:pPr>
        <w:numPr>
          <w:ilvl w:val="0"/>
          <w:numId w:val="4"/>
        </w:numPr>
        <w:spacing w:before="100" w:beforeAutospacing="1" w:after="100" w:afterAutospacing="1" w:line="240" w:lineRule="auto"/>
        <w:rPr>
          <w:rFonts w:eastAsia="Times New Roman" w:cs="Times New Roman"/>
          <w:kern w:val="0"/>
          <w14:ligatures w14:val="none"/>
        </w:rPr>
      </w:pPr>
      <w:r w:rsidRPr="004E0442">
        <w:rPr>
          <w:rFonts w:eastAsia="Times New Roman" w:cs="Times New Roman"/>
          <w:b/>
          <w:bCs/>
          <w:kern w:val="0"/>
          <w14:ligatures w14:val="none"/>
        </w:rPr>
        <w:t xml:space="preserve">Meeting Introduction: </w:t>
      </w:r>
      <w:r w:rsidR="00535E5D">
        <w:rPr>
          <w:rFonts w:eastAsia="Times New Roman" w:cs="Times New Roman"/>
          <w:kern w:val="0"/>
          <w14:ligatures w14:val="none"/>
        </w:rPr>
        <w:t>Steve</w:t>
      </w:r>
      <w:r w:rsidRPr="004E0442">
        <w:rPr>
          <w:rFonts w:eastAsia="Times New Roman" w:cs="Times New Roman"/>
          <w:kern w:val="0"/>
          <w14:ligatures w14:val="none"/>
        </w:rPr>
        <w:t xml:space="preserve"> introduced the December 20th, </w:t>
      </w:r>
      <w:proofErr w:type="gramStart"/>
      <w:r w:rsidRPr="004E0442">
        <w:rPr>
          <w:rFonts w:eastAsia="Times New Roman" w:cs="Times New Roman"/>
          <w:kern w:val="0"/>
          <w14:ligatures w14:val="none"/>
        </w:rPr>
        <w:t>2024</w:t>
      </w:r>
      <w:proofErr w:type="gramEnd"/>
      <w:r w:rsidRPr="004E0442">
        <w:rPr>
          <w:rFonts w:eastAsia="Times New Roman" w:cs="Times New Roman"/>
          <w:kern w:val="0"/>
          <w14:ligatures w14:val="none"/>
        </w:rPr>
        <w:t xml:space="preserve"> meeting of the AI Working Group, outlined the agenda, and mentioned the recording disclaimer.</w:t>
      </w:r>
    </w:p>
    <w:p w:rsidRPr="004E0442" w:rsidR="004E0442" w:rsidP="004E0442" w:rsidRDefault="004E0442" w14:paraId="0C083856" w14:textId="26A36DD5">
      <w:pPr>
        <w:numPr>
          <w:ilvl w:val="0"/>
          <w:numId w:val="4"/>
        </w:numPr>
        <w:spacing w:before="100" w:beforeAutospacing="1" w:after="100" w:afterAutospacing="1" w:line="240" w:lineRule="auto"/>
        <w:rPr>
          <w:rFonts w:eastAsia="Times New Roman" w:cs="Times New Roman"/>
          <w:kern w:val="0"/>
          <w14:ligatures w14:val="none"/>
        </w:rPr>
      </w:pPr>
      <w:r w:rsidRPr="004E0442">
        <w:rPr>
          <w:rFonts w:eastAsia="Times New Roman" w:cs="Times New Roman"/>
          <w:b/>
          <w:bCs/>
          <w:kern w:val="0"/>
          <w14:ligatures w14:val="none"/>
        </w:rPr>
        <w:t xml:space="preserve">Status Updates: </w:t>
      </w:r>
      <w:r w:rsidR="00535E5D">
        <w:rPr>
          <w:rFonts w:eastAsia="Times New Roman" w:cs="Times New Roman"/>
          <w:kern w:val="0"/>
          <w14:ligatures w14:val="none"/>
        </w:rPr>
        <w:t>Steve</w:t>
      </w:r>
      <w:r w:rsidRPr="004E0442">
        <w:rPr>
          <w:rFonts w:eastAsia="Times New Roman" w:cs="Times New Roman"/>
          <w:kern w:val="0"/>
          <w14:ligatures w14:val="none"/>
        </w:rPr>
        <w:t xml:space="preserve"> provided status updates, including the new meeting invite, issues with calendar invites, and the search for community representatives to serve as chairs or co-chairs for the </w:t>
      </w:r>
      <w:r w:rsidR="00FC70D6">
        <w:rPr>
          <w:rFonts w:eastAsia="Times New Roman" w:cs="Times New Roman"/>
          <w:kern w:val="0"/>
          <w14:ligatures w14:val="none"/>
        </w:rPr>
        <w:t xml:space="preserve">CWE </w:t>
      </w:r>
      <w:r w:rsidRPr="004E0442">
        <w:rPr>
          <w:rFonts w:eastAsia="Times New Roman" w:cs="Times New Roman"/>
          <w:kern w:val="0"/>
          <w14:ligatures w14:val="none"/>
        </w:rPr>
        <w:t>AI Working Group.</w:t>
      </w:r>
    </w:p>
    <w:p w:rsidRPr="004E0442" w:rsidR="004E0442" w:rsidP="004E0442" w:rsidRDefault="004E0442" w14:paraId="3265FF81" w14:textId="6AE87AFF">
      <w:pPr>
        <w:numPr>
          <w:ilvl w:val="1"/>
          <w:numId w:val="4"/>
        </w:numPr>
        <w:spacing w:before="100" w:beforeAutospacing="1" w:after="100" w:afterAutospacing="1" w:line="240" w:lineRule="auto"/>
        <w:rPr>
          <w:rFonts w:eastAsia="Times New Roman" w:cs="Times New Roman"/>
          <w:kern w:val="0"/>
          <w14:ligatures w14:val="none"/>
        </w:rPr>
      </w:pPr>
      <w:r w:rsidRPr="004E0442">
        <w:rPr>
          <w:rFonts w:eastAsia="Times New Roman" w:cs="Times New Roman"/>
          <w:b/>
          <w:bCs/>
          <w:kern w:val="0"/>
          <w14:ligatures w14:val="none"/>
        </w:rPr>
        <w:t xml:space="preserve">New Meeting Invite: </w:t>
      </w:r>
      <w:r w:rsidR="00535E5D">
        <w:rPr>
          <w:rFonts w:eastAsia="Times New Roman" w:cs="Times New Roman"/>
          <w:kern w:val="0"/>
          <w14:ligatures w14:val="none"/>
        </w:rPr>
        <w:t>Steve</w:t>
      </w:r>
      <w:r w:rsidRPr="004E0442">
        <w:rPr>
          <w:rFonts w:eastAsia="Times New Roman" w:cs="Times New Roman"/>
          <w:kern w:val="0"/>
          <w14:ligatures w14:val="none"/>
        </w:rPr>
        <w:t xml:space="preserve"> explained that a new meeting invite was sent out due to rescheduling and setting up a new meeting series for 2025, which caused some confusion and potential conflicts with other working group meetings.</w:t>
      </w:r>
    </w:p>
    <w:p w:rsidRPr="004E0442" w:rsidR="004E0442" w:rsidP="004E0442" w:rsidRDefault="004E0442" w14:paraId="0E07BD8D" w14:textId="2B634019">
      <w:pPr>
        <w:numPr>
          <w:ilvl w:val="1"/>
          <w:numId w:val="4"/>
        </w:numPr>
        <w:spacing w:before="100" w:beforeAutospacing="1" w:after="100" w:afterAutospacing="1" w:line="240" w:lineRule="auto"/>
        <w:rPr>
          <w:rFonts w:eastAsia="Times New Roman" w:cs="Times New Roman"/>
          <w:kern w:val="0"/>
          <w14:ligatures w14:val="none"/>
        </w:rPr>
      </w:pPr>
      <w:r w:rsidRPr="004E0442">
        <w:rPr>
          <w:rFonts w:eastAsia="Times New Roman" w:cs="Times New Roman"/>
          <w:b/>
          <w:bCs/>
          <w:kern w:val="0"/>
          <w14:ligatures w14:val="none"/>
        </w:rPr>
        <w:t xml:space="preserve">Calendar Invite Issues: </w:t>
      </w:r>
      <w:r w:rsidR="00535E5D">
        <w:rPr>
          <w:rFonts w:eastAsia="Times New Roman" w:cs="Times New Roman"/>
          <w:kern w:val="0"/>
          <w14:ligatures w14:val="none"/>
        </w:rPr>
        <w:t>Steve</w:t>
      </w:r>
      <w:r w:rsidRPr="004E0442">
        <w:rPr>
          <w:rFonts w:eastAsia="Times New Roman" w:cs="Times New Roman"/>
          <w:kern w:val="0"/>
          <w14:ligatures w14:val="none"/>
        </w:rPr>
        <w:t xml:space="preserve"> noted that some people did not receive the new calendar invite due to issues with Groups.io messages. Efforts are being made to spread the word about the new invite and ensure everyone has the correct meeting information.</w:t>
      </w:r>
    </w:p>
    <w:p w:rsidR="004E0442" w:rsidP="004E0442" w:rsidRDefault="004E0442" w14:paraId="59FF7ADA" w14:textId="7C3FBB0F">
      <w:pPr>
        <w:numPr>
          <w:ilvl w:val="1"/>
          <w:numId w:val="4"/>
        </w:numPr>
        <w:spacing w:before="100" w:beforeAutospacing="1" w:after="100" w:afterAutospacing="1" w:line="240" w:lineRule="auto"/>
        <w:rPr>
          <w:rFonts w:eastAsia="Times New Roman" w:cs="Times New Roman"/>
          <w:kern w:val="0"/>
          <w14:ligatures w14:val="none"/>
        </w:rPr>
      </w:pPr>
      <w:r w:rsidRPr="004E0442">
        <w:rPr>
          <w:rFonts w:eastAsia="Times New Roman" w:cs="Times New Roman"/>
          <w:b/>
          <w:bCs/>
          <w:kern w:val="0"/>
          <w14:ligatures w14:val="none"/>
        </w:rPr>
        <w:t xml:space="preserve">Community Representatives: </w:t>
      </w:r>
      <w:r w:rsidR="00535E5D">
        <w:rPr>
          <w:rFonts w:eastAsia="Times New Roman" w:cs="Times New Roman"/>
          <w:kern w:val="0"/>
          <w14:ligatures w14:val="none"/>
        </w:rPr>
        <w:t>Steve</w:t>
      </w:r>
      <w:r w:rsidRPr="004E0442">
        <w:rPr>
          <w:rFonts w:eastAsia="Times New Roman" w:cs="Times New Roman"/>
          <w:kern w:val="0"/>
          <w14:ligatures w14:val="none"/>
        </w:rPr>
        <w:t xml:space="preserve"> mentioned the ongoing search for community representatives to serve as chairs or co-chairs for the AI Working Group. The invitation remains open, and this topic will be revisited in future discussions.</w:t>
      </w:r>
    </w:p>
    <w:p w:rsidR="00E53715" w:rsidP="00E53715" w:rsidRDefault="008E3BDC" w14:paraId="6A7C4BBA" w14:textId="7A78FE20">
      <w:pPr>
        <w:numPr>
          <w:ilvl w:val="2"/>
          <w:numId w:val="4"/>
        </w:numPr>
        <w:spacing w:before="100" w:beforeAutospacing="1" w:after="100" w:afterAutospacing="1" w:line="240" w:lineRule="auto"/>
        <w:rPr>
          <w:ins w:author="Pieter Gerard Van Wassenaer" w:date="2025-01-22T10:30:00Z" w16du:dateUtc="2025-01-22T15:30:00Z" w:id="0"/>
          <w:rFonts w:eastAsia="Times New Roman" w:cs="Times New Roman"/>
          <w:kern w:val="0"/>
          <w14:ligatures w14:val="none"/>
        </w:rPr>
      </w:pPr>
      <w:r w:rsidRPr="00AF586E">
        <w:rPr>
          <w:rFonts w:eastAsia="Times New Roman" w:cs="Times New Roman"/>
          <w:kern w:val="0"/>
          <w14:ligatures w14:val="none"/>
        </w:rPr>
        <w:t>Eric</w:t>
      </w:r>
      <w:r w:rsidRPr="00AF586E" w:rsidR="00AF586E">
        <w:rPr>
          <w:rFonts w:eastAsia="Times New Roman" w:cs="Times New Roman"/>
          <w:kern w:val="0"/>
          <w14:ligatures w14:val="none"/>
        </w:rPr>
        <w:t>k</w:t>
      </w:r>
      <w:r w:rsidRPr="00AF586E">
        <w:rPr>
          <w:rFonts w:eastAsia="Times New Roman" w:cs="Times New Roman"/>
          <w:kern w:val="0"/>
          <w14:ligatures w14:val="none"/>
        </w:rPr>
        <w:t xml:space="preserve"> </w:t>
      </w:r>
      <w:proofErr w:type="spellStart"/>
      <w:r w:rsidRPr="00AF586E">
        <w:rPr>
          <w:rFonts w:eastAsia="Times New Roman" w:cs="Times New Roman"/>
          <w:kern w:val="0"/>
          <w14:ligatures w14:val="none"/>
        </w:rPr>
        <w:t>Galinkin</w:t>
      </w:r>
      <w:proofErr w:type="spellEnd"/>
      <w:r w:rsidRPr="00AF586E">
        <w:rPr>
          <w:rFonts w:eastAsia="Times New Roman" w:cs="Times New Roman"/>
          <w:kern w:val="0"/>
          <w14:ligatures w14:val="none"/>
        </w:rPr>
        <w:t xml:space="preserve"> volunteered </w:t>
      </w:r>
      <w:r w:rsidRPr="00AF586E" w:rsidR="00CD7E95">
        <w:rPr>
          <w:rFonts w:eastAsia="Times New Roman" w:cs="Times New Roman"/>
          <w:kern w:val="0"/>
          <w14:ligatures w14:val="none"/>
        </w:rPr>
        <w:t>as chair or co-chair</w:t>
      </w:r>
      <w:r w:rsidR="005173F9">
        <w:rPr>
          <w:rFonts w:eastAsia="Times New Roman" w:cs="Times New Roman"/>
          <w:kern w:val="0"/>
          <w14:ligatures w14:val="none"/>
        </w:rPr>
        <w:t xml:space="preserve">. </w:t>
      </w:r>
    </w:p>
    <w:p w:rsidR="00E06407" w:rsidDel="00C9128F" w:rsidP="00631D0C" w:rsidRDefault="00955BE4" w14:paraId="140C7853" w14:textId="3C2E349C">
      <w:pPr>
        <w:pStyle w:val="ListParagraph"/>
        <w:numPr>
          <w:ilvl w:val="0"/>
          <w:numId w:val="4"/>
        </w:numPr>
        <w:rPr>
          <w:del w:author="Pieter Gerard Van Wassenaer" w:date="2025-01-22T10:31:00Z" w16du:dateUtc="2025-01-22T15:31:00Z" w:id="1"/>
          <w:rFonts w:eastAsia="Times New Roman" w:cs="Times New Roman"/>
          <w:kern w:val="0"/>
          <w14:ligatures w14:val="none"/>
        </w:rPr>
      </w:pPr>
      <w:commentRangeStart w:id="2"/>
      <w:ins w:author="Pieter Gerard Van Wassenaer" w:date="2025-01-22T10:31:00Z" w16du:dateUtc="2025-01-22T15:31:00Z" w:id="3">
        <w:r w:rsidRPr="00631D0C">
          <w:rPr>
            <w:rFonts w:eastAsia="Times New Roman" w:cs="Times New Roman"/>
            <w:b/>
            <w:bCs/>
            <w:kern w:val="0"/>
            <w14:ligatures w14:val="none"/>
            <w:rPrChange w:author="Pieter Gerard Van Wassenaer" w:date="2025-01-22T10:32:00Z" w16du:dateUtc="2025-01-22T15:32:00Z" w:id="4">
              <w:rPr>
                <w:b/>
                <w:bCs/>
              </w:rPr>
            </w:rPrChange>
          </w:rPr>
          <w:lastRenderedPageBreak/>
          <w:t>Next CWE Release</w:t>
        </w:r>
        <w:commentRangeEnd w:id="2"/>
        <w:r>
          <w:rPr>
            <w:rStyle w:val="CommentReference"/>
          </w:rPr>
          <w:commentReference w:id="2"/>
        </w:r>
        <w:r w:rsidRPr="00631D0C">
          <w:rPr>
            <w:rFonts w:eastAsia="Times New Roman" w:cs="Times New Roman"/>
            <w:b/>
            <w:bCs/>
            <w:kern w:val="0"/>
            <w14:ligatures w14:val="none"/>
            <w:rPrChange w:author="Pieter Gerard Van Wassenaer" w:date="2025-01-22T10:32:00Z" w16du:dateUtc="2025-01-22T15:32:00Z" w:id="5">
              <w:rPr>
                <w:b/>
                <w:bCs/>
              </w:rPr>
            </w:rPrChange>
          </w:rPr>
          <w:t xml:space="preserve">: </w:t>
        </w:r>
        <w:r w:rsidRPr="00631D0C">
          <w:rPr>
            <w:rFonts w:eastAsia="Times New Roman" w:cs="Times New Roman"/>
            <w:kern w:val="0"/>
            <w14:ligatures w14:val="none"/>
            <w:rPrChange w:author="Pieter Gerard Van Wassenaer" w:date="2025-01-22T10:32:00Z" w16du:dateUtc="2025-01-22T15:32:00Z" w:id="6">
              <w:rPr/>
            </w:rPrChange>
          </w:rPr>
          <w:t>Steve mentioned that the next CWE release is targeted for March or April 2025, although the exact dates have not been finalized yet.</w:t>
        </w:r>
      </w:ins>
    </w:p>
    <w:p w:rsidRPr="00C9128F" w:rsidR="00C9128F" w:rsidP="00C9128F" w:rsidRDefault="00C9128F" w14:paraId="488C7E76" w14:textId="77777777">
      <w:pPr>
        <w:pStyle w:val="ListParagraph"/>
        <w:numPr>
          <w:ilvl w:val="0"/>
          <w:numId w:val="4"/>
        </w:numPr>
        <w:rPr>
          <w:ins w:author="Pieter Gerard Van Wassenaer" w:date="2025-01-22T10:33:00Z" w16du:dateUtc="2025-01-22T15:33:00Z" w:id="7"/>
          <w:rFonts w:eastAsia="Times New Roman" w:cs="Times New Roman"/>
          <w:kern w:val="0"/>
          <w14:ligatures w14:val="none"/>
          <w:rPrChange w:author="Pieter Gerard Van Wassenaer" w:date="2025-01-22T10:33:00Z" w16du:dateUtc="2025-01-22T15:33:00Z" w:id="8">
            <w:rPr>
              <w:ins w:author="Pieter Gerard Van Wassenaer" w:date="2025-01-22T10:33:00Z" w16du:dateUtc="2025-01-22T15:33:00Z" w:id="9"/>
              <w:rFonts w:eastAsia="Times New Roman" w:cs="Times New Roman"/>
              <w:b/>
              <w:bCs/>
              <w:kern w:val="0"/>
              <w14:ligatures w14:val="none"/>
            </w:rPr>
          </w:rPrChange>
        </w:rPr>
      </w:pPr>
    </w:p>
    <w:p w:rsidRPr="00C9128F" w:rsidR="00C9128F" w:rsidP="00C9128F" w:rsidRDefault="00C9128F" w14:paraId="768EF5E0" w14:textId="3B305728">
      <w:pPr>
        <w:pStyle w:val="ListParagraph"/>
        <w:numPr>
          <w:ilvl w:val="0"/>
          <w:numId w:val="4"/>
        </w:numPr>
        <w:rPr>
          <w:ins w:author="Pieter Gerard Van Wassenaer" w:date="2025-01-22T10:33:00Z" w16du:dateUtc="2025-01-22T15:33:00Z" w:id="10"/>
          <w:rFonts w:eastAsia="Times New Roman" w:cs="Times New Roman"/>
          <w:kern w:val="0"/>
          <w14:ligatures w14:val="none"/>
          <w:rPrChange w:author="Pieter Gerard Van Wassenaer" w:date="2025-01-22T10:33:00Z" w16du:dateUtc="2025-01-22T15:33:00Z" w:id="11">
            <w:rPr>
              <w:ins w:author="Pieter Gerard Van Wassenaer" w:date="2025-01-22T10:33:00Z" w16du:dateUtc="2025-01-22T15:33:00Z" w:id="12"/>
            </w:rPr>
          </w:rPrChange>
        </w:rPr>
        <w:pPrChange w:author="Pieter Gerard Van Wassenaer" w:date="2025-01-22T10:33:00Z" w16du:dateUtc="2025-01-22T15:33:00Z" w:id="13">
          <w:pPr>
            <w:numPr>
              <w:ilvl w:val="1"/>
              <w:numId w:val="4"/>
            </w:numPr>
            <w:tabs>
              <w:tab w:val="num" w:pos="1440"/>
            </w:tabs>
            <w:spacing w:before="100" w:beforeAutospacing="1" w:after="100" w:afterAutospacing="1" w:line="240" w:lineRule="auto"/>
            <w:ind w:left="1440" w:hanging="360"/>
          </w:pPr>
        </w:pPrChange>
      </w:pPr>
      <w:commentRangeStart w:id="14"/>
      <w:ins w:author="Pieter Gerard Van Wassenaer" w:date="2025-01-22T10:33:00Z" w16du:dateUtc="2025-01-22T15:33:00Z" w:id="15">
        <w:r w:rsidRPr="00C9128F">
          <w:rPr>
            <w:rFonts w:eastAsia="Times New Roman" w:cs="Times New Roman"/>
            <w:b/>
            <w:bCs/>
            <w:kern w:val="0"/>
            <w14:ligatures w14:val="none"/>
            <w:rPrChange w:author="Pieter Gerard Van Wassenaer" w:date="2025-01-22T10:33:00Z" w16du:dateUtc="2025-01-22T15:33:00Z" w:id="16">
              <w:rPr>
                <w:b/>
                <w:bCs/>
              </w:rPr>
            </w:rPrChange>
          </w:rPr>
          <w:t>Subgroups Formation</w:t>
        </w:r>
        <w:commentRangeEnd w:id="14"/>
        <w:r>
          <w:rPr>
            <w:rStyle w:val="CommentReference"/>
          </w:rPr>
          <w:commentReference w:id="14"/>
        </w:r>
        <w:r w:rsidRPr="00C9128F">
          <w:rPr>
            <w:rFonts w:eastAsia="Times New Roman" w:cs="Times New Roman"/>
            <w:b/>
            <w:bCs/>
            <w:kern w:val="0"/>
            <w14:ligatures w14:val="none"/>
            <w:rPrChange w:author="Pieter Gerard Van Wassenaer" w:date="2025-01-22T10:33:00Z" w16du:dateUtc="2025-01-22T15:33:00Z" w:id="17">
              <w:rPr>
                <w:b/>
                <w:bCs/>
              </w:rPr>
            </w:rPrChange>
          </w:rPr>
          <w:t xml:space="preserve">: </w:t>
        </w:r>
        <w:r w:rsidRPr="00C9128F">
          <w:rPr>
            <w:rFonts w:eastAsia="Times New Roman" w:cs="Times New Roman"/>
            <w:kern w:val="0"/>
            <w14:ligatures w14:val="none"/>
            <w:rPrChange w:author="Pieter Gerard Van Wassenaer" w:date="2025-01-22T10:33:00Z" w16du:dateUtc="2025-01-22T15:33:00Z" w:id="18">
              <w:rPr/>
            </w:rPrChange>
          </w:rPr>
          <w:t>Steve talked about the formation of subgroups dedicated to modifying existing CWE content and developing new CWE entries and asked for volunteers to participate in these subgroups.</w:t>
        </w:r>
      </w:ins>
    </w:p>
    <w:p w:rsidRPr="00C9128F" w:rsidR="00C9128F" w:rsidP="00C9128F" w:rsidRDefault="00C9128F" w14:paraId="657B9546" w14:textId="77777777">
      <w:pPr>
        <w:pStyle w:val="ListParagraph"/>
        <w:numPr>
          <w:ilvl w:val="1"/>
          <w:numId w:val="4"/>
        </w:numPr>
        <w:spacing w:before="100" w:beforeAutospacing="1" w:after="100" w:afterAutospacing="1" w:line="240" w:lineRule="auto"/>
        <w:rPr>
          <w:ins w:author="Pieter Gerard Van Wassenaer" w:date="2025-01-22T10:33:00Z" w16du:dateUtc="2025-01-22T15:33:00Z" w:id="19"/>
          <w:rFonts w:eastAsia="Times New Roman" w:cs="Times New Roman"/>
          <w:kern w:val="0"/>
          <w14:ligatures w14:val="none"/>
          <w:rPrChange w:author="Pieter Gerard Van Wassenaer" w:date="2025-01-22T10:33:00Z" w16du:dateUtc="2025-01-22T15:33:00Z" w:id="20">
            <w:rPr>
              <w:ins w:author="Pieter Gerard Van Wassenaer" w:date="2025-01-22T10:33:00Z" w16du:dateUtc="2025-01-22T15:33:00Z" w:id="21"/>
            </w:rPr>
          </w:rPrChange>
        </w:rPr>
        <w:pPrChange w:author="Pieter Gerard Van Wassenaer" w:date="2025-01-22T10:33:00Z" w16du:dateUtc="2025-01-22T15:33:00Z" w:id="22">
          <w:pPr>
            <w:numPr>
              <w:ilvl w:val="2"/>
              <w:numId w:val="4"/>
            </w:numPr>
            <w:tabs>
              <w:tab w:val="num" w:pos="2160"/>
            </w:tabs>
            <w:spacing w:before="100" w:beforeAutospacing="1" w:after="100" w:afterAutospacing="1" w:line="240" w:lineRule="auto"/>
            <w:ind w:left="2160" w:hanging="360"/>
          </w:pPr>
        </w:pPrChange>
      </w:pPr>
      <w:ins w:author="Pieter Gerard Van Wassenaer" w:date="2025-01-22T10:33:00Z" w16du:dateUtc="2025-01-22T15:33:00Z" w:id="23">
        <w:r w:rsidRPr="00C9128F">
          <w:rPr>
            <w:rFonts w:eastAsia="Times New Roman" w:cs="Times New Roman"/>
            <w:b/>
            <w:bCs/>
            <w:kern w:val="0"/>
            <w14:ligatures w14:val="none"/>
            <w:rPrChange w:author="Pieter Gerard Van Wassenaer" w:date="2025-01-22T10:33:00Z" w16du:dateUtc="2025-01-22T15:33:00Z" w:id="24">
              <w:rPr>
                <w:b/>
                <w:bCs/>
              </w:rPr>
            </w:rPrChange>
          </w:rPr>
          <w:t xml:space="preserve">Subgroup Purpose: </w:t>
        </w:r>
        <w:r w:rsidRPr="00C9128F">
          <w:rPr>
            <w:rFonts w:eastAsia="Times New Roman" w:cs="Times New Roman"/>
            <w:kern w:val="0"/>
            <w14:ligatures w14:val="none"/>
            <w:rPrChange w:author="Pieter Gerard Van Wassenaer" w:date="2025-01-22T10:33:00Z" w16du:dateUtc="2025-01-22T15:33:00Z" w:id="25">
              <w:rPr/>
            </w:rPrChange>
          </w:rPr>
          <w:t>Steve explained the purpose of forming subgroups: one focused on modifying existing CWE content to ensure relevance to AI systems, and another on developing new CWE entries.</w:t>
        </w:r>
      </w:ins>
    </w:p>
    <w:p w:rsidRPr="00C9128F" w:rsidR="00C9128F" w:rsidP="00C9128F" w:rsidRDefault="00C9128F" w14:paraId="511A84DB" w14:textId="77777777">
      <w:pPr>
        <w:pStyle w:val="ListParagraph"/>
        <w:numPr>
          <w:ilvl w:val="1"/>
          <w:numId w:val="4"/>
        </w:numPr>
        <w:spacing w:before="100" w:beforeAutospacing="1" w:after="100" w:afterAutospacing="1" w:line="240" w:lineRule="auto"/>
        <w:rPr>
          <w:ins w:author="Pieter Gerard Van Wassenaer" w:date="2025-01-22T10:33:00Z" w16du:dateUtc="2025-01-22T15:33:00Z" w:id="26"/>
          <w:rFonts w:eastAsia="Times New Roman" w:cs="Times New Roman"/>
          <w:kern w:val="0"/>
          <w14:ligatures w14:val="none"/>
          <w:rPrChange w:author="Pieter Gerard Van Wassenaer" w:date="2025-01-22T10:33:00Z" w16du:dateUtc="2025-01-22T15:33:00Z" w:id="27">
            <w:rPr>
              <w:ins w:author="Pieter Gerard Van Wassenaer" w:date="2025-01-22T10:33:00Z" w16du:dateUtc="2025-01-22T15:33:00Z" w:id="28"/>
            </w:rPr>
          </w:rPrChange>
        </w:rPr>
        <w:pPrChange w:author="Pieter Gerard Van Wassenaer" w:date="2025-01-22T10:33:00Z" w16du:dateUtc="2025-01-22T15:33:00Z" w:id="29">
          <w:pPr>
            <w:numPr>
              <w:ilvl w:val="2"/>
              <w:numId w:val="4"/>
            </w:numPr>
            <w:tabs>
              <w:tab w:val="num" w:pos="2160"/>
            </w:tabs>
            <w:spacing w:before="100" w:beforeAutospacing="1" w:after="100" w:afterAutospacing="1" w:line="240" w:lineRule="auto"/>
            <w:ind w:left="2160" w:hanging="360"/>
          </w:pPr>
        </w:pPrChange>
      </w:pPr>
      <w:ins w:author="Pieter Gerard Van Wassenaer" w:date="2025-01-22T10:33:00Z" w16du:dateUtc="2025-01-22T15:33:00Z" w:id="30">
        <w:r w:rsidRPr="00C9128F">
          <w:rPr>
            <w:rFonts w:eastAsia="Times New Roman" w:cs="Times New Roman"/>
            <w:b/>
            <w:bCs/>
            <w:kern w:val="0"/>
            <w14:ligatures w14:val="none"/>
            <w:rPrChange w:author="Pieter Gerard Van Wassenaer" w:date="2025-01-22T10:33:00Z" w16du:dateUtc="2025-01-22T15:33:00Z" w:id="31">
              <w:rPr>
                <w:b/>
                <w:bCs/>
              </w:rPr>
            </w:rPrChange>
          </w:rPr>
          <w:t xml:space="preserve">Volunteer Call: </w:t>
        </w:r>
        <w:r w:rsidRPr="00C9128F">
          <w:rPr>
            <w:rFonts w:eastAsia="Times New Roman" w:cs="Times New Roman"/>
            <w:kern w:val="0"/>
            <w14:ligatures w14:val="none"/>
            <w:rPrChange w:author="Pieter Gerard Van Wassenaer" w:date="2025-01-22T10:33:00Z" w16du:dateUtc="2025-01-22T15:33:00Z" w:id="32">
              <w:rPr/>
            </w:rPrChange>
          </w:rPr>
          <w:t>Steve called for volunteers to join these subgroups, asking participants to raise their hands or mention their interest in the chat. Martin and Raymond expressed their willingness to participate in one or both subgroups.</w:t>
        </w:r>
      </w:ins>
    </w:p>
    <w:p w:rsidRPr="00C9128F" w:rsidR="00631D0C" w:rsidP="00C9128F" w:rsidRDefault="00C9128F" w14:paraId="4AB090EF" w14:textId="62B4C12A">
      <w:pPr>
        <w:pStyle w:val="ListParagraph"/>
        <w:numPr>
          <w:ilvl w:val="1"/>
          <w:numId w:val="4"/>
        </w:numPr>
        <w:spacing w:before="100" w:beforeAutospacing="1" w:after="100" w:afterAutospacing="1" w:line="240" w:lineRule="auto"/>
        <w:rPr>
          <w:ins w:author="Pieter Gerard Van Wassenaer" w:date="2025-01-22T10:32:00Z" w16du:dateUtc="2025-01-22T15:32:00Z" w:id="33"/>
          <w:rFonts w:eastAsia="Times New Roman" w:cs="Times New Roman"/>
          <w:kern w:val="0"/>
          <w14:ligatures w14:val="none"/>
          <w:rPrChange w:author="Pieter Gerard Van Wassenaer" w:date="2025-01-22T10:33:00Z" w16du:dateUtc="2025-01-22T15:33:00Z" w:id="34">
            <w:rPr>
              <w:ins w:author="Pieter Gerard Van Wassenaer" w:date="2025-01-22T10:32:00Z" w16du:dateUtc="2025-01-22T15:32:00Z" w:id="35"/>
            </w:rPr>
          </w:rPrChange>
        </w:rPr>
        <w:pPrChange w:author="Pieter Gerard Van Wassenaer" w:date="2025-01-22T10:33:00Z" w16du:dateUtc="2025-01-22T15:33:00Z" w:id="36">
          <w:pPr>
            <w:numPr>
              <w:ilvl w:val="2"/>
              <w:numId w:val="4"/>
            </w:numPr>
            <w:tabs>
              <w:tab w:val="num" w:pos="2160"/>
            </w:tabs>
            <w:spacing w:before="100" w:beforeAutospacing="1" w:after="100" w:afterAutospacing="1" w:line="240" w:lineRule="auto"/>
            <w:ind w:left="2160" w:hanging="360"/>
          </w:pPr>
        </w:pPrChange>
      </w:pPr>
      <w:ins w:author="Pieter Gerard Van Wassenaer" w:date="2025-01-22T10:33:00Z" w16du:dateUtc="2025-01-22T15:33:00Z" w:id="37">
        <w:r w:rsidRPr="00C9128F">
          <w:rPr>
            <w:rFonts w:eastAsia="Times New Roman" w:cs="Times New Roman"/>
            <w:b/>
            <w:bCs/>
            <w:kern w:val="0"/>
            <w14:ligatures w14:val="none"/>
            <w:rPrChange w:author="Pieter Gerard Van Wassenaer" w:date="2025-01-22T10:33:00Z" w16du:dateUtc="2025-01-22T15:33:00Z" w:id="38">
              <w:rPr>
                <w:b/>
                <w:bCs/>
              </w:rPr>
            </w:rPrChange>
          </w:rPr>
          <w:t xml:space="preserve">Subgroup Mechanics: </w:t>
        </w:r>
        <w:r w:rsidRPr="00C9128F">
          <w:rPr>
            <w:rFonts w:eastAsia="Times New Roman" w:cs="Times New Roman"/>
            <w:kern w:val="0"/>
            <w14:ligatures w14:val="none"/>
            <w:rPrChange w:author="Pieter Gerard Van Wassenaer" w:date="2025-01-22T10:33:00Z" w16du:dateUtc="2025-01-22T15:33:00Z" w:id="39">
              <w:rPr/>
            </w:rPrChange>
          </w:rPr>
          <w:t>Steve mentioned that the mechanics of how these subgroups will operate, including whether work will be done via mailing lists or meetings, are still under discussion and will depend on the subgroups themselves.</w:t>
        </w:r>
      </w:ins>
    </w:p>
    <w:p w:rsidRPr="00E53715" w:rsidR="00E53715" w:rsidDel="00631D0C" w:rsidP="00610290" w:rsidRDefault="00E53715" w14:paraId="11C3D55B" w14:textId="547A0483">
      <w:pPr>
        <w:pStyle w:val="ListParagraph"/>
        <w:numPr>
          <w:ilvl w:val="0"/>
          <w:numId w:val="4"/>
        </w:numPr>
        <w:rPr>
          <w:del w:author="Pieter Gerard Van Wassenaer" w:date="2025-01-22T10:32:00Z" w16du:dateUtc="2025-01-22T15:32:00Z" w:id="40"/>
        </w:rPr>
        <w:pPrChange w:author="Pieter Gerard Van Wassenaer" w:date="2025-01-22T11:13:00Z" w16du:dateUtc="2025-01-22T16:13:00Z" w:id="41">
          <w:pPr>
            <w:spacing w:before="100" w:beforeAutospacing="1" w:after="100" w:afterAutospacing="1" w:line="240" w:lineRule="auto"/>
          </w:pPr>
        </w:pPrChange>
      </w:pPr>
    </w:p>
    <w:p w:rsidRPr="004E0442" w:rsidR="004E0442" w:rsidDel="00610290" w:rsidP="00610290" w:rsidRDefault="00FC70D6" w14:paraId="3918D29D" w14:textId="28378D82">
      <w:pPr>
        <w:pStyle w:val="ListParagraph"/>
        <w:numPr>
          <w:ilvl w:val="0"/>
          <w:numId w:val="4"/>
        </w:numPr>
        <w:rPr>
          <w:del w:author="Pieter Gerard Van Wassenaer" w:date="2025-01-22T11:13:00Z" w16du:dateUtc="2025-01-22T16:13:00Z" w:id="42"/>
        </w:rPr>
        <w:pPrChange w:author="Pieter Gerard Van Wassenaer" w:date="2025-01-22T11:13:00Z" w16du:dateUtc="2025-01-22T16:13:00Z" w:id="43">
          <w:pPr>
            <w:numPr>
              <w:numId w:val="4"/>
            </w:numPr>
            <w:tabs>
              <w:tab w:val="num" w:pos="720"/>
            </w:tabs>
            <w:spacing w:before="100" w:beforeAutospacing="1" w:after="100" w:afterAutospacing="1" w:line="240" w:lineRule="auto"/>
            <w:ind w:left="720" w:hanging="360"/>
          </w:pPr>
        </w:pPrChange>
      </w:pPr>
      <w:del w:author="Pieter Gerard Van Wassenaer" w:date="2025-01-22T11:13:00Z" w16du:dateUtc="2025-01-22T16:13:00Z" w:id="44">
        <w:r w:rsidDel="00610290">
          <w:rPr>
            <w:b/>
            <w:bCs/>
          </w:rPr>
          <w:delText>CWE-1427 Overview</w:delText>
        </w:r>
        <w:r w:rsidRPr="004E0442" w:rsidDel="00610290" w:rsidR="004E0442">
          <w:rPr>
            <w:b/>
            <w:bCs/>
          </w:rPr>
          <w:delText xml:space="preserve">: </w:delText>
        </w:r>
        <w:r w:rsidDel="00610290" w:rsidR="00535E5D">
          <w:delText>Steve</w:delText>
        </w:r>
        <w:r w:rsidRPr="004E0442" w:rsidDel="00610290" w:rsidR="004E0442">
          <w:delText xml:space="preserve"> discussed the new release of CWE 4.16, which included a new entry CW</w:delText>
        </w:r>
        <w:r w:rsidDel="00610290" w:rsidR="00BD62DA">
          <w:delText>E-</w:delText>
        </w:r>
        <w:r w:rsidRPr="004E0442" w:rsidDel="00610290" w:rsidR="004E0442">
          <w:delText xml:space="preserve">1427 </w:delText>
        </w:r>
      </w:del>
      <w:del w:author="Pieter Gerard Van Wassenaer" w:date="2025-01-22T10:54:00Z" w16du:dateUtc="2025-01-22T15:54:00Z" w:id="45">
        <w:r w:rsidRPr="004E0442" w:rsidDel="00CA0AA4" w:rsidR="004E0442">
          <w:delText xml:space="preserve">on </w:delText>
        </w:r>
      </w:del>
      <w:ins w:author="Steven M Christey" w:date="2025-01-17T16:04:00Z" w16du:dateUtc="2025-01-17T21:04:00Z" w:id="46">
        <w:del w:author="Pieter Gerard Van Wassenaer" w:date="2025-01-22T10:54:00Z" w16du:dateUtc="2025-01-22T15:54:00Z" w:id="47">
          <w:r w:rsidDel="00CA0AA4" w:rsidR="000F7510">
            <w:delText xml:space="preserve">improper </w:delText>
          </w:r>
        </w:del>
      </w:ins>
      <w:del w:author="Pieter Gerard Van Wassenaer" w:date="2025-01-22T10:54:00Z" w16du:dateUtc="2025-01-22T15:54:00Z" w:id="48">
        <w:r w:rsidRPr="004E0442" w:rsidDel="00CA0AA4" w:rsidR="004E0442">
          <w:delText xml:space="preserve">neutralization of inputs for LLM </w:delText>
        </w:r>
        <w:r w:rsidRPr="004E0442" w:rsidDel="00CA0AA4" w:rsidR="00BD62DA">
          <w:delText>prompting</w:delText>
        </w:r>
      </w:del>
      <w:del w:author="Pieter Gerard Van Wassenaer" w:date="2025-01-22T10:45:00Z" w16du:dateUtc="2025-01-22T15:45:00Z" w:id="49">
        <w:r w:rsidRPr="004E0442" w:rsidDel="0077189B" w:rsidR="00BD62DA">
          <w:delText xml:space="preserve"> and</w:delText>
        </w:r>
        <w:r w:rsidRPr="004E0442" w:rsidDel="0077189B" w:rsidR="004E0442">
          <w:delText xml:space="preserve"> mentioned the target for the next CWE release in March or April 2025.</w:delText>
        </w:r>
      </w:del>
    </w:p>
    <w:p w:rsidRPr="004E0442" w:rsidR="004E0442" w:rsidDel="00631D0C" w:rsidP="00610290" w:rsidRDefault="004E0442" w14:paraId="3393A064" w14:textId="50D33D0E">
      <w:pPr>
        <w:pStyle w:val="ListParagraph"/>
        <w:numPr>
          <w:ilvl w:val="0"/>
          <w:numId w:val="4"/>
        </w:numPr>
        <w:rPr>
          <w:del w:author="Pieter Gerard Van Wassenaer" w:date="2025-01-22T10:31:00Z" w16du:dateUtc="2025-01-22T15:31:00Z" w:id="50"/>
          <w:rFonts w:eastAsia="Times New Roman" w:cs="Times New Roman"/>
          <w:kern w:val="0"/>
          <w14:ligatures w14:val="none"/>
        </w:rPr>
        <w:pPrChange w:author="Pieter Gerard Van Wassenaer" w:date="2025-01-22T11:13:00Z" w16du:dateUtc="2025-01-22T16:13:00Z" w:id="51">
          <w:pPr>
            <w:numPr>
              <w:ilvl w:val="1"/>
              <w:numId w:val="4"/>
            </w:numPr>
            <w:tabs>
              <w:tab w:val="num" w:pos="1440"/>
            </w:tabs>
            <w:spacing w:before="100" w:beforeAutospacing="1" w:after="100" w:afterAutospacing="1" w:line="240" w:lineRule="auto"/>
            <w:ind w:left="1440" w:hanging="360"/>
          </w:pPr>
        </w:pPrChange>
      </w:pPr>
      <w:commentRangeStart w:id="52"/>
      <w:del w:author="Pieter Gerard Van Wassenaer" w:date="2025-01-22T10:31:00Z" w16du:dateUtc="2025-01-22T15:31:00Z" w:id="53">
        <w:r w:rsidRPr="004E0442" w:rsidDel="00631D0C">
          <w:rPr>
            <w:rFonts w:eastAsia="Times New Roman" w:cs="Times New Roman"/>
            <w:b/>
            <w:bCs/>
            <w:kern w:val="0"/>
            <w14:ligatures w14:val="none"/>
          </w:rPr>
          <w:delText>Next CWE Release</w:delText>
        </w:r>
        <w:commentRangeEnd w:id="52"/>
        <w:r w:rsidDel="00631D0C" w:rsidR="00E12417">
          <w:rPr>
            <w:rStyle w:val="CommentReference"/>
          </w:rPr>
          <w:commentReference w:id="52"/>
        </w:r>
        <w:r w:rsidRPr="004E0442" w:rsidDel="00631D0C">
          <w:rPr>
            <w:rFonts w:eastAsia="Times New Roman" w:cs="Times New Roman"/>
            <w:b/>
            <w:bCs/>
            <w:kern w:val="0"/>
            <w14:ligatures w14:val="none"/>
          </w:rPr>
          <w:delText xml:space="preserve">: </w:delText>
        </w:r>
        <w:r w:rsidDel="00631D0C" w:rsidR="00535E5D">
          <w:rPr>
            <w:rFonts w:eastAsia="Times New Roman" w:cs="Times New Roman"/>
            <w:kern w:val="0"/>
            <w14:ligatures w14:val="none"/>
          </w:rPr>
          <w:delText>Steve</w:delText>
        </w:r>
        <w:r w:rsidRPr="004E0442" w:rsidDel="00631D0C">
          <w:rPr>
            <w:rFonts w:eastAsia="Times New Roman" w:cs="Times New Roman"/>
            <w:kern w:val="0"/>
            <w14:ligatures w14:val="none"/>
          </w:rPr>
          <w:delText xml:space="preserve"> mentioned that the next CWE release is targeted for March or April 2025, although the exact dates have not been finalized yet.</w:delText>
        </w:r>
      </w:del>
    </w:p>
    <w:p w:rsidRPr="004E0442" w:rsidR="004E0442" w:rsidDel="00C9128F" w:rsidP="00610290" w:rsidRDefault="004E0442" w14:paraId="72AED946" w14:textId="7D55A0BA">
      <w:pPr>
        <w:pStyle w:val="ListParagraph"/>
        <w:numPr>
          <w:ilvl w:val="0"/>
          <w:numId w:val="4"/>
        </w:numPr>
        <w:rPr>
          <w:del w:author="Pieter Gerard Van Wassenaer" w:date="2025-01-22T10:34:00Z" w16du:dateUtc="2025-01-22T15:34:00Z" w:id="54"/>
          <w:rFonts w:eastAsia="Times New Roman" w:cs="Times New Roman"/>
          <w:kern w:val="0"/>
          <w14:ligatures w14:val="none"/>
        </w:rPr>
        <w:pPrChange w:author="Pieter Gerard Van Wassenaer" w:date="2025-01-22T11:13:00Z" w16du:dateUtc="2025-01-22T16:13:00Z" w:id="55">
          <w:pPr>
            <w:numPr>
              <w:ilvl w:val="1"/>
              <w:numId w:val="4"/>
            </w:numPr>
            <w:tabs>
              <w:tab w:val="num" w:pos="1440"/>
            </w:tabs>
            <w:spacing w:before="100" w:beforeAutospacing="1" w:after="100" w:afterAutospacing="1" w:line="240" w:lineRule="auto"/>
            <w:ind w:left="1440" w:hanging="360"/>
          </w:pPr>
        </w:pPrChange>
      </w:pPr>
      <w:commentRangeStart w:id="56"/>
      <w:del w:author="Pieter Gerard Van Wassenaer" w:date="2025-01-22T10:34:00Z" w16du:dateUtc="2025-01-22T15:34:00Z" w:id="57">
        <w:r w:rsidRPr="004E0442" w:rsidDel="00C9128F">
          <w:rPr>
            <w:rFonts w:eastAsia="Times New Roman" w:cs="Times New Roman"/>
            <w:b/>
            <w:bCs/>
            <w:kern w:val="0"/>
            <w14:ligatures w14:val="none"/>
          </w:rPr>
          <w:delText>Subgroups Formation</w:delText>
        </w:r>
        <w:commentRangeEnd w:id="56"/>
        <w:r w:rsidDel="00C9128F" w:rsidR="00E12417">
          <w:rPr>
            <w:rStyle w:val="CommentReference"/>
          </w:rPr>
          <w:commentReference w:id="56"/>
        </w:r>
        <w:r w:rsidRPr="004E0442" w:rsidDel="00C9128F">
          <w:rPr>
            <w:rFonts w:eastAsia="Times New Roman" w:cs="Times New Roman"/>
            <w:b/>
            <w:bCs/>
            <w:kern w:val="0"/>
            <w14:ligatures w14:val="none"/>
          </w:rPr>
          <w:delText xml:space="preserve">: </w:delText>
        </w:r>
        <w:r w:rsidDel="00C9128F" w:rsidR="00535E5D">
          <w:rPr>
            <w:rFonts w:eastAsia="Times New Roman" w:cs="Times New Roman"/>
            <w:kern w:val="0"/>
            <w14:ligatures w14:val="none"/>
          </w:rPr>
          <w:delText>Steve</w:delText>
        </w:r>
        <w:r w:rsidRPr="004E0442" w:rsidDel="00C9128F">
          <w:rPr>
            <w:rFonts w:eastAsia="Times New Roman" w:cs="Times New Roman"/>
            <w:kern w:val="0"/>
            <w14:ligatures w14:val="none"/>
          </w:rPr>
          <w:delText xml:space="preserve"> talked about the formation of subgroups dedicated to modifying existing CWE content and developing new CWE </w:delText>
        </w:r>
        <w:r w:rsidRPr="004E0442" w:rsidDel="00C9128F" w:rsidR="0030328A">
          <w:rPr>
            <w:rFonts w:eastAsia="Times New Roman" w:cs="Times New Roman"/>
            <w:kern w:val="0"/>
            <w14:ligatures w14:val="none"/>
          </w:rPr>
          <w:delText>entries and</w:delText>
        </w:r>
        <w:r w:rsidRPr="004E0442" w:rsidDel="00C9128F">
          <w:rPr>
            <w:rFonts w:eastAsia="Times New Roman" w:cs="Times New Roman"/>
            <w:kern w:val="0"/>
            <w14:ligatures w14:val="none"/>
          </w:rPr>
          <w:delText xml:space="preserve"> asked for volunteers to participate in these subgroups.</w:delText>
        </w:r>
      </w:del>
    </w:p>
    <w:p w:rsidRPr="004E0442" w:rsidR="004E0442" w:rsidDel="00C9128F" w:rsidP="00610290" w:rsidRDefault="004E0442" w14:paraId="38D238DC" w14:textId="00AF9058">
      <w:pPr>
        <w:pStyle w:val="ListParagraph"/>
        <w:numPr>
          <w:ilvl w:val="0"/>
          <w:numId w:val="4"/>
        </w:numPr>
        <w:rPr>
          <w:del w:author="Pieter Gerard Van Wassenaer" w:date="2025-01-22T10:34:00Z" w16du:dateUtc="2025-01-22T15:34:00Z" w:id="58"/>
          <w:rFonts w:eastAsia="Times New Roman" w:cs="Times New Roman"/>
          <w:kern w:val="0"/>
          <w14:ligatures w14:val="none"/>
        </w:rPr>
        <w:pPrChange w:author="Pieter Gerard Van Wassenaer" w:date="2025-01-22T11:13:00Z" w16du:dateUtc="2025-01-22T16:13:00Z" w:id="59">
          <w:pPr>
            <w:numPr>
              <w:ilvl w:val="2"/>
              <w:numId w:val="4"/>
            </w:numPr>
            <w:tabs>
              <w:tab w:val="num" w:pos="2160"/>
            </w:tabs>
            <w:spacing w:before="100" w:beforeAutospacing="1" w:after="100" w:afterAutospacing="1" w:line="240" w:lineRule="auto"/>
            <w:ind w:left="2160" w:hanging="360"/>
          </w:pPr>
        </w:pPrChange>
      </w:pPr>
      <w:del w:author="Pieter Gerard Van Wassenaer" w:date="2025-01-22T10:34:00Z" w16du:dateUtc="2025-01-22T15:34:00Z" w:id="60">
        <w:r w:rsidRPr="004E0442" w:rsidDel="00C9128F">
          <w:rPr>
            <w:rFonts w:eastAsia="Times New Roman" w:cs="Times New Roman"/>
            <w:b/>
            <w:bCs/>
            <w:kern w:val="0"/>
            <w14:ligatures w14:val="none"/>
          </w:rPr>
          <w:delText xml:space="preserve">Subgroup Purpose: </w:delText>
        </w:r>
        <w:r w:rsidDel="00C9128F" w:rsidR="00535E5D">
          <w:rPr>
            <w:rFonts w:eastAsia="Times New Roman" w:cs="Times New Roman"/>
            <w:kern w:val="0"/>
            <w14:ligatures w14:val="none"/>
          </w:rPr>
          <w:delText>Steve</w:delText>
        </w:r>
        <w:r w:rsidRPr="004E0442" w:rsidDel="00C9128F">
          <w:rPr>
            <w:rFonts w:eastAsia="Times New Roman" w:cs="Times New Roman"/>
            <w:kern w:val="0"/>
            <w14:ligatures w14:val="none"/>
          </w:rPr>
          <w:delText xml:space="preserve"> explained the purpose of forming subgroups: one focused on modifying existing CWE content to ensure relevance to AI systems, and another on developing new CWE entries.</w:delText>
        </w:r>
      </w:del>
    </w:p>
    <w:p w:rsidRPr="004E0442" w:rsidR="004E0442" w:rsidDel="00C9128F" w:rsidP="00610290" w:rsidRDefault="004E0442" w14:paraId="73DC0F15" w14:textId="6F720667">
      <w:pPr>
        <w:pStyle w:val="ListParagraph"/>
        <w:numPr>
          <w:ilvl w:val="0"/>
          <w:numId w:val="4"/>
        </w:numPr>
        <w:rPr>
          <w:del w:author="Pieter Gerard Van Wassenaer" w:date="2025-01-22T10:34:00Z" w16du:dateUtc="2025-01-22T15:34:00Z" w:id="61"/>
          <w:rFonts w:eastAsia="Times New Roman" w:cs="Times New Roman"/>
          <w:kern w:val="0"/>
          <w14:ligatures w14:val="none"/>
        </w:rPr>
        <w:pPrChange w:author="Pieter Gerard Van Wassenaer" w:date="2025-01-22T11:13:00Z" w16du:dateUtc="2025-01-22T16:13:00Z" w:id="62">
          <w:pPr>
            <w:numPr>
              <w:ilvl w:val="2"/>
              <w:numId w:val="4"/>
            </w:numPr>
            <w:tabs>
              <w:tab w:val="num" w:pos="2160"/>
            </w:tabs>
            <w:spacing w:before="100" w:beforeAutospacing="1" w:after="100" w:afterAutospacing="1" w:line="240" w:lineRule="auto"/>
            <w:ind w:left="2160" w:hanging="360"/>
          </w:pPr>
        </w:pPrChange>
      </w:pPr>
      <w:del w:author="Pieter Gerard Van Wassenaer" w:date="2025-01-22T10:34:00Z" w16du:dateUtc="2025-01-22T15:34:00Z" w:id="63">
        <w:r w:rsidRPr="004E0442" w:rsidDel="00C9128F">
          <w:rPr>
            <w:rFonts w:eastAsia="Times New Roman" w:cs="Times New Roman"/>
            <w:b/>
            <w:bCs/>
            <w:kern w:val="0"/>
            <w14:ligatures w14:val="none"/>
          </w:rPr>
          <w:delText xml:space="preserve">Volunteer Call: </w:delText>
        </w:r>
        <w:r w:rsidDel="00C9128F" w:rsidR="00535E5D">
          <w:rPr>
            <w:rFonts w:eastAsia="Times New Roman" w:cs="Times New Roman"/>
            <w:kern w:val="0"/>
            <w14:ligatures w14:val="none"/>
          </w:rPr>
          <w:delText>Steve</w:delText>
        </w:r>
        <w:r w:rsidRPr="004E0442" w:rsidDel="00C9128F">
          <w:rPr>
            <w:rFonts w:eastAsia="Times New Roman" w:cs="Times New Roman"/>
            <w:kern w:val="0"/>
            <w14:ligatures w14:val="none"/>
          </w:rPr>
          <w:delText xml:space="preserve"> called for volunteers to join these subgroups, asking participants to raise their hands or mention their interest in the chat. Martin and Raymond expressed their willingness to participate in one or both subgroups.</w:delText>
        </w:r>
      </w:del>
    </w:p>
    <w:p w:rsidRPr="004E0442" w:rsidR="004E0442" w:rsidDel="00C9128F" w:rsidP="00610290" w:rsidRDefault="004E0442" w14:paraId="5C3B9D8D" w14:textId="0EC23256">
      <w:pPr>
        <w:pStyle w:val="ListParagraph"/>
        <w:numPr>
          <w:ilvl w:val="0"/>
          <w:numId w:val="4"/>
        </w:numPr>
        <w:rPr>
          <w:del w:author="Pieter Gerard Van Wassenaer" w:date="2025-01-22T10:34:00Z" w16du:dateUtc="2025-01-22T15:34:00Z" w:id="64"/>
          <w:rFonts w:eastAsia="Times New Roman" w:cs="Times New Roman"/>
          <w:kern w:val="0"/>
          <w14:ligatures w14:val="none"/>
        </w:rPr>
        <w:pPrChange w:author="Pieter Gerard Van Wassenaer" w:date="2025-01-22T11:13:00Z" w16du:dateUtc="2025-01-22T16:13:00Z" w:id="65">
          <w:pPr>
            <w:numPr>
              <w:ilvl w:val="2"/>
              <w:numId w:val="4"/>
            </w:numPr>
            <w:tabs>
              <w:tab w:val="num" w:pos="2160"/>
            </w:tabs>
            <w:spacing w:before="100" w:beforeAutospacing="1" w:after="100" w:afterAutospacing="1" w:line="240" w:lineRule="auto"/>
            <w:ind w:left="2160" w:hanging="360"/>
          </w:pPr>
        </w:pPrChange>
      </w:pPr>
      <w:del w:author="Pieter Gerard Van Wassenaer" w:date="2025-01-22T10:34:00Z" w16du:dateUtc="2025-01-22T15:34:00Z" w:id="66">
        <w:r w:rsidRPr="004E0442" w:rsidDel="00C9128F">
          <w:rPr>
            <w:rFonts w:eastAsia="Times New Roman" w:cs="Times New Roman"/>
            <w:b/>
            <w:bCs/>
            <w:kern w:val="0"/>
            <w14:ligatures w14:val="none"/>
          </w:rPr>
          <w:delText xml:space="preserve">Subgroup Mechanics: </w:delText>
        </w:r>
        <w:r w:rsidDel="00C9128F" w:rsidR="00535E5D">
          <w:rPr>
            <w:rFonts w:eastAsia="Times New Roman" w:cs="Times New Roman"/>
            <w:kern w:val="0"/>
            <w14:ligatures w14:val="none"/>
          </w:rPr>
          <w:delText>Steve</w:delText>
        </w:r>
        <w:r w:rsidRPr="004E0442" w:rsidDel="00C9128F">
          <w:rPr>
            <w:rFonts w:eastAsia="Times New Roman" w:cs="Times New Roman"/>
            <w:kern w:val="0"/>
            <w14:ligatures w14:val="none"/>
          </w:rPr>
          <w:delText xml:space="preserve"> mentioned that the mechanics of how these subgroups will operate, including whether work will be done via mailing lists or meetings, are still under discussion and will depend on the subgroups themselves.</w:delText>
        </w:r>
      </w:del>
    </w:p>
    <w:p w:rsidRPr="004E0442" w:rsidR="004E0442" w:rsidP="00610290" w:rsidRDefault="004E0442" w14:paraId="76180D0D" w14:textId="4AFDB3ED">
      <w:pPr>
        <w:pStyle w:val="ListParagraph"/>
        <w:numPr>
          <w:ilvl w:val="0"/>
          <w:numId w:val="4"/>
        </w:numPr>
        <w:rPr>
          <w:rFonts w:eastAsia="Times New Roman" w:cs="Times New Roman"/>
          <w:kern w:val="0"/>
          <w14:ligatures w14:val="none"/>
        </w:rPr>
        <w:pPrChange w:author="Pieter Gerard Van Wassenaer" w:date="2025-01-22T11:13:00Z" w16du:dateUtc="2025-01-22T16:13:00Z" w:id="67">
          <w:pPr>
            <w:numPr>
              <w:ilvl w:val="1"/>
              <w:numId w:val="4"/>
            </w:numPr>
            <w:tabs>
              <w:tab w:val="num" w:pos="1440"/>
            </w:tabs>
            <w:spacing w:before="100" w:beforeAutospacing="1" w:after="100" w:afterAutospacing="1" w:line="240" w:lineRule="auto"/>
            <w:ind w:left="1440" w:hanging="360"/>
          </w:pPr>
        </w:pPrChange>
      </w:pPr>
      <w:commentRangeStart w:id="68"/>
      <w:r w:rsidRPr="004E0442">
        <w:rPr>
          <w:rFonts w:eastAsia="Times New Roman" w:cs="Times New Roman"/>
          <w:b/>
          <w:bCs/>
          <w:kern w:val="0"/>
          <w14:ligatures w14:val="none"/>
        </w:rPr>
        <w:t>CW</w:t>
      </w:r>
      <w:r w:rsidR="00535E5D">
        <w:rPr>
          <w:rFonts w:eastAsia="Times New Roman" w:cs="Times New Roman"/>
          <w:b/>
          <w:bCs/>
          <w:kern w:val="0"/>
          <w14:ligatures w14:val="none"/>
        </w:rPr>
        <w:t>E-</w:t>
      </w:r>
      <w:r w:rsidRPr="004E0442">
        <w:rPr>
          <w:rFonts w:eastAsia="Times New Roman" w:cs="Times New Roman"/>
          <w:b/>
          <w:bCs/>
          <w:kern w:val="0"/>
          <w14:ligatures w14:val="none"/>
        </w:rPr>
        <w:t xml:space="preserve">1427 </w:t>
      </w:r>
      <w:del w:author="Pieter Gerard Van Wassenaer" w:date="2025-01-22T11:13:00Z" w16du:dateUtc="2025-01-22T16:13:00Z" w:id="69">
        <w:r w:rsidRPr="004E0442" w:rsidDel="00610290">
          <w:rPr>
            <w:rFonts w:eastAsia="Times New Roman" w:cs="Times New Roman"/>
            <w:b/>
            <w:bCs/>
            <w:kern w:val="0"/>
            <w14:ligatures w14:val="none"/>
          </w:rPr>
          <w:delText>Entry</w:delText>
        </w:r>
        <w:commentRangeEnd w:id="68"/>
        <w:r w:rsidDel="00610290" w:rsidR="00981410">
          <w:rPr>
            <w:rStyle w:val="CommentReference"/>
          </w:rPr>
          <w:commentReference w:id="68"/>
        </w:r>
      </w:del>
      <w:ins w:author="Pieter Gerard Van Wassenaer" w:date="2025-01-22T11:13:00Z" w16du:dateUtc="2025-01-22T16:13:00Z" w:id="70">
        <w:r w:rsidR="00610290">
          <w:rPr>
            <w:rFonts w:eastAsia="Times New Roman" w:cs="Times New Roman"/>
            <w:b/>
            <w:bCs/>
            <w:kern w:val="0"/>
            <w14:ligatures w14:val="none"/>
          </w:rPr>
          <w:t>Overview</w:t>
        </w:r>
      </w:ins>
      <w:r w:rsidRPr="004E0442">
        <w:rPr>
          <w:rFonts w:eastAsia="Times New Roman" w:cs="Times New Roman"/>
          <w:b/>
          <w:bCs/>
          <w:kern w:val="0"/>
          <w14:ligatures w14:val="none"/>
        </w:rPr>
        <w:t xml:space="preserve">: </w:t>
      </w:r>
      <w:r w:rsidR="00535E5D">
        <w:rPr>
          <w:rFonts w:eastAsia="Times New Roman" w:cs="Times New Roman"/>
          <w:kern w:val="0"/>
          <w14:ligatures w14:val="none"/>
        </w:rPr>
        <w:t>Steve</w:t>
      </w:r>
      <w:r w:rsidRPr="004E0442">
        <w:rPr>
          <w:rFonts w:eastAsia="Times New Roman" w:cs="Times New Roman"/>
          <w:kern w:val="0"/>
          <w14:ligatures w14:val="none"/>
        </w:rPr>
        <w:t xml:space="preserve"> provided an overview of</w:t>
      </w:r>
      <w:r w:rsidR="00AD0401">
        <w:rPr>
          <w:rFonts w:eastAsia="Times New Roman" w:cs="Times New Roman"/>
          <w:kern w:val="0"/>
          <w14:ligatures w14:val="none"/>
        </w:rPr>
        <w:t xml:space="preserve"> </w:t>
      </w:r>
      <w:r w:rsidRPr="004E0442">
        <w:rPr>
          <w:rFonts w:eastAsia="Times New Roman" w:cs="Times New Roman"/>
          <w:kern w:val="0"/>
          <w14:ligatures w14:val="none"/>
        </w:rPr>
        <w:t>CW</w:t>
      </w:r>
      <w:r w:rsidR="00535E5D">
        <w:rPr>
          <w:rFonts w:eastAsia="Times New Roman" w:cs="Times New Roman"/>
          <w:kern w:val="0"/>
          <w14:ligatures w14:val="none"/>
        </w:rPr>
        <w:t>E-</w:t>
      </w:r>
      <w:r w:rsidRPr="004E0442">
        <w:rPr>
          <w:rFonts w:eastAsia="Times New Roman" w:cs="Times New Roman"/>
          <w:kern w:val="0"/>
          <w14:ligatures w14:val="none"/>
        </w:rPr>
        <w:t>142</w:t>
      </w:r>
      <w:ins w:author="Steven M Christey" w:date="2025-01-17T16:05:00Z" w16du:dateUtc="2025-01-17T21:05:00Z" w:id="71">
        <w:r w:rsidR="006656E8">
          <w:rPr>
            <w:rFonts w:eastAsia="Times New Roman" w:cs="Times New Roman"/>
            <w:kern w:val="0"/>
            <w14:ligatures w14:val="none"/>
          </w:rPr>
          <w:t>7</w:t>
        </w:r>
      </w:ins>
      <w:r w:rsidR="00AD0401">
        <w:rPr>
          <w:rFonts w:eastAsia="Times New Roman" w:cs="Times New Roman"/>
          <w:kern w:val="0"/>
          <w14:ligatures w14:val="none"/>
        </w:rPr>
        <w:t xml:space="preserve">, </w:t>
      </w:r>
      <w:r w:rsidRPr="00AD0401" w:rsidR="00AD0401">
        <w:rPr>
          <w:rFonts w:eastAsia="Times New Roman" w:cs="Times New Roman"/>
          <w:kern w:val="0"/>
          <w14:ligatures w14:val="none"/>
        </w:rPr>
        <w:t>Improper Neutralization of Input Used for LLM Prompting</w:t>
      </w:r>
      <w:r w:rsidR="00AD0401">
        <w:rPr>
          <w:rFonts w:eastAsia="Times New Roman" w:cs="Times New Roman"/>
          <w:kern w:val="0"/>
          <w14:ligatures w14:val="none"/>
        </w:rPr>
        <w:t xml:space="preserve">, </w:t>
      </w:r>
      <w:r w:rsidRPr="004E0442">
        <w:rPr>
          <w:rFonts w:eastAsia="Times New Roman" w:cs="Times New Roman"/>
          <w:kern w:val="0"/>
          <w14:ligatures w14:val="none"/>
        </w:rPr>
        <w:t xml:space="preserve">including its description, common consequences, potential mitigations, and examples. </w:t>
      </w:r>
      <w:del w:author="Pieter Gerard Van Wassenaer" w:date="2025-01-22T11:14:00Z" w16du:dateUtc="2025-01-22T16:14:00Z" w:id="72">
        <w:r w:rsidRPr="004E0442" w:rsidDel="001F4D02">
          <w:rPr>
            <w:rFonts w:eastAsia="Times New Roman" w:cs="Times New Roman"/>
            <w:kern w:val="0"/>
            <w14:ligatures w14:val="none"/>
          </w:rPr>
          <w:delText>He also discussed the importance of improving the usability of CWEs with visual diagrams.</w:delText>
        </w:r>
      </w:del>
    </w:p>
    <w:p w:rsidRPr="001F4D02" w:rsidR="004E0442" w:rsidP="001F4D02" w:rsidRDefault="004E0442" w14:paraId="52A13077" w14:textId="0601A538">
      <w:pPr>
        <w:pStyle w:val="ListParagraph"/>
        <w:numPr>
          <w:ilvl w:val="1"/>
          <w:numId w:val="4"/>
        </w:numPr>
        <w:spacing w:before="100" w:beforeAutospacing="1" w:after="100" w:afterAutospacing="1" w:line="240" w:lineRule="auto"/>
        <w:rPr>
          <w:rFonts w:eastAsia="Times New Roman" w:cs="Times New Roman"/>
          <w:kern w:val="0"/>
          <w14:ligatures w14:val="none"/>
          <w:rPrChange w:author="Pieter Gerard Van Wassenaer" w:date="2025-01-22T11:13:00Z" w16du:dateUtc="2025-01-22T16:13:00Z" w:id="73">
            <w:rPr/>
          </w:rPrChange>
        </w:rPr>
        <w:pPrChange w:author="Pieter Gerard Van Wassenaer" w:date="2025-01-22T11:13:00Z" w16du:dateUtc="2025-01-22T16:13:00Z" w:id="74">
          <w:pPr>
            <w:numPr>
              <w:ilvl w:val="2"/>
              <w:numId w:val="4"/>
            </w:numPr>
            <w:tabs>
              <w:tab w:val="num" w:pos="2160"/>
            </w:tabs>
            <w:spacing w:before="100" w:beforeAutospacing="1" w:after="100" w:afterAutospacing="1" w:line="240" w:lineRule="auto"/>
            <w:ind w:left="2160" w:hanging="360"/>
          </w:pPr>
        </w:pPrChange>
      </w:pPr>
      <w:r w:rsidRPr="001F4D02">
        <w:rPr>
          <w:rFonts w:eastAsia="Times New Roman" w:cs="Times New Roman"/>
          <w:b/>
          <w:bCs/>
          <w:kern w:val="0"/>
          <w14:ligatures w14:val="none"/>
          <w:rPrChange w:author="Pieter Gerard Van Wassenaer" w:date="2025-01-22T11:13:00Z" w16du:dateUtc="2025-01-22T16:13:00Z" w:id="75">
            <w:rPr>
              <w:b/>
              <w:bCs/>
            </w:rPr>
          </w:rPrChange>
        </w:rPr>
        <w:t xml:space="preserve">Usability Improvements: </w:t>
      </w:r>
      <w:r w:rsidRPr="001F4D02" w:rsidR="00535E5D">
        <w:rPr>
          <w:rFonts w:eastAsia="Times New Roman" w:cs="Times New Roman"/>
          <w:kern w:val="0"/>
          <w14:ligatures w14:val="none"/>
          <w:rPrChange w:author="Pieter Gerard Van Wassenaer" w:date="2025-01-22T11:13:00Z" w16du:dateUtc="2025-01-22T16:13:00Z" w:id="76">
            <w:rPr/>
          </w:rPrChange>
        </w:rPr>
        <w:t>Steve</w:t>
      </w:r>
      <w:r w:rsidRPr="001F4D02">
        <w:rPr>
          <w:rFonts w:eastAsia="Times New Roman" w:cs="Times New Roman"/>
          <w:kern w:val="0"/>
          <w14:ligatures w14:val="none"/>
          <w:rPrChange w:author="Pieter Gerard Van Wassenaer" w:date="2025-01-22T11:13:00Z" w16du:dateUtc="2025-01-22T16:13:00Z" w:id="77">
            <w:rPr/>
          </w:rPrChange>
        </w:rPr>
        <w:t xml:space="preserve"> emphasized the importance of improving the usability of CWEs by adding visual diagrams to make them easier to understand, especially for beginners or non-experts.</w:t>
      </w:r>
      <w:ins w:author="Steven M Christey" w:date="2025-01-17T16:09:00Z" w16du:dateUtc="2025-01-17T21:09:00Z" w:id="78">
        <w:r w:rsidRPr="001F4D02" w:rsidR="003801EA">
          <w:rPr>
            <w:rFonts w:eastAsia="Times New Roman" w:cs="Times New Roman"/>
            <w:kern w:val="0"/>
            <w14:ligatures w14:val="none"/>
            <w:rPrChange w:author="Pieter Gerard Van Wassenaer" w:date="2025-01-22T11:13:00Z" w16du:dateUtc="2025-01-22T16:13:00Z" w:id="79">
              <w:rPr/>
            </w:rPrChange>
          </w:rPr>
          <w:t xml:space="preserve"> These improvements could be made for CWE-1427 and other AI/ML-related entries.</w:t>
        </w:r>
      </w:ins>
    </w:p>
    <w:p w:rsidRPr="001F4D02" w:rsidR="004E0442" w:rsidP="001F4D02" w:rsidRDefault="004E0442" w14:paraId="0CCD27FD" w14:textId="39E1068D">
      <w:pPr>
        <w:pStyle w:val="ListParagraph"/>
        <w:numPr>
          <w:ilvl w:val="1"/>
          <w:numId w:val="4"/>
        </w:numPr>
        <w:spacing w:before="100" w:beforeAutospacing="1" w:after="100" w:afterAutospacing="1" w:line="240" w:lineRule="auto"/>
        <w:rPr>
          <w:rFonts w:eastAsia="Times New Roman" w:cs="Times New Roman"/>
          <w:kern w:val="0"/>
          <w14:ligatures w14:val="none"/>
          <w:rPrChange w:author="Pieter Gerard Van Wassenaer" w:date="2025-01-22T11:13:00Z" w16du:dateUtc="2025-01-22T16:13:00Z" w:id="80">
            <w:rPr/>
          </w:rPrChange>
        </w:rPr>
        <w:pPrChange w:author="Pieter Gerard Van Wassenaer" w:date="2025-01-22T11:13:00Z" w16du:dateUtc="2025-01-22T16:13:00Z" w:id="81">
          <w:pPr>
            <w:numPr>
              <w:ilvl w:val="2"/>
              <w:numId w:val="4"/>
            </w:numPr>
            <w:tabs>
              <w:tab w:val="num" w:pos="2160"/>
            </w:tabs>
            <w:spacing w:before="100" w:beforeAutospacing="1" w:after="100" w:afterAutospacing="1" w:line="240" w:lineRule="auto"/>
            <w:ind w:left="2160" w:hanging="360"/>
          </w:pPr>
        </w:pPrChange>
      </w:pPr>
      <w:r w:rsidRPr="001F4D02">
        <w:rPr>
          <w:rFonts w:eastAsia="Times New Roman" w:cs="Times New Roman"/>
          <w:b/>
          <w:bCs/>
          <w:kern w:val="0"/>
          <w14:ligatures w14:val="none"/>
          <w:rPrChange w:author="Pieter Gerard Van Wassenaer" w:date="2025-01-22T11:13:00Z" w16du:dateUtc="2025-01-22T16:13:00Z" w:id="82">
            <w:rPr>
              <w:b/>
              <w:bCs/>
            </w:rPr>
          </w:rPrChange>
        </w:rPr>
        <w:t xml:space="preserve">Micro Usability Work: </w:t>
      </w:r>
      <w:ins w:author="Pieter Gerard Van Wassenaer" w:date="2025-01-22T11:15:00Z" w16du:dateUtc="2025-01-22T16:15:00Z" w:id="83">
        <w:r w:rsidR="00F31A72">
          <w:t>Bob Heinemann from MITRE discussed ongoing efforts to enhance CWE descriptions by improving clarity and adding visual diagrams. He encouraged community members with expertise in visualization to contribute to these initiatives, aimed at making CWEs more accessible and understandable.</w:t>
        </w:r>
      </w:ins>
      <w:del w:author="Pieter Gerard Van Wassenaer" w:date="2025-01-22T11:15:00Z" w16du:dateUtc="2025-01-22T16:15:00Z" w:id="84">
        <w:r w:rsidRPr="001F4D02" w:rsidDel="00F31A72">
          <w:rPr>
            <w:rFonts w:eastAsia="Times New Roman" w:cs="Times New Roman"/>
            <w:kern w:val="0"/>
            <w14:ligatures w14:val="none"/>
            <w:rPrChange w:author="Pieter Gerard Van Wassenaer" w:date="2025-01-22T11:13:00Z" w16du:dateUtc="2025-01-22T16:13:00Z" w:id="85">
              <w:rPr/>
            </w:rPrChange>
          </w:rPr>
          <w:delText xml:space="preserve">Bob </w:delText>
        </w:r>
        <w:r w:rsidRPr="001F4D02" w:rsidDel="00F31A72" w:rsidR="00BD62DA">
          <w:rPr>
            <w:rFonts w:eastAsia="Times New Roman" w:cs="Times New Roman"/>
            <w:kern w:val="0"/>
            <w14:ligatures w14:val="none"/>
            <w:rPrChange w:author="Pieter Gerard Van Wassenaer" w:date="2025-01-22T11:13:00Z" w16du:dateUtc="2025-01-22T16:13:00Z" w:id="86">
              <w:rPr/>
            </w:rPrChange>
          </w:rPr>
          <w:delText>Heinemann</w:delText>
        </w:r>
        <w:r w:rsidRPr="001F4D02" w:rsidDel="00F31A72">
          <w:rPr>
            <w:rFonts w:eastAsia="Times New Roman" w:cs="Times New Roman"/>
            <w:kern w:val="0"/>
            <w14:ligatures w14:val="none"/>
            <w:rPrChange w:author="Pieter Gerard Van Wassenaer" w:date="2025-01-22T11:13:00Z" w16du:dateUtc="2025-01-22T16:13:00Z" w:id="87">
              <w:rPr/>
            </w:rPrChange>
          </w:rPr>
          <w:delText xml:space="preserve"> from </w:delText>
        </w:r>
        <w:r w:rsidRPr="001F4D02" w:rsidDel="00F31A72" w:rsidR="00573C34">
          <w:rPr>
            <w:rFonts w:eastAsia="Times New Roman" w:cs="Times New Roman"/>
            <w:kern w:val="0"/>
            <w14:ligatures w14:val="none"/>
            <w:rPrChange w:author="Pieter Gerard Van Wassenaer" w:date="2025-01-22T11:13:00Z" w16du:dateUtc="2025-01-22T16:13:00Z" w:id="88">
              <w:rPr/>
            </w:rPrChange>
          </w:rPr>
          <w:delText>MITRE</w:delText>
        </w:r>
        <w:r w:rsidRPr="001F4D02" w:rsidDel="00F31A72">
          <w:rPr>
            <w:rFonts w:eastAsia="Times New Roman" w:cs="Times New Roman"/>
            <w:kern w:val="0"/>
            <w14:ligatures w14:val="none"/>
            <w:rPrChange w:author="Pieter Gerard Van Wassenaer" w:date="2025-01-22T11:13:00Z" w16du:dateUtc="2025-01-22T16:13:00Z" w:id="89">
              <w:rPr/>
            </w:rPrChange>
          </w:rPr>
          <w:delText xml:space="preserve"> discussed the ongoing micro usability work, which focuses on improving CWE descriptions and adding visual diagrams to enhance understanding. He invited community members with visual</w:delText>
        </w:r>
        <w:r w:rsidRPr="001F4D02" w:rsidDel="00F31A72" w:rsidR="00847BEB">
          <w:rPr>
            <w:rFonts w:eastAsia="Times New Roman" w:cs="Times New Roman"/>
            <w:kern w:val="0"/>
            <w14:ligatures w14:val="none"/>
            <w:rPrChange w:author="Pieter Gerard Van Wassenaer" w:date="2025-01-22T11:13:00Z" w16du:dateUtc="2025-01-22T16:13:00Z" w:id="90">
              <w:rPr/>
            </w:rPrChange>
          </w:rPr>
          <w:delText xml:space="preserve">ization capabilities </w:delText>
        </w:r>
        <w:r w:rsidRPr="001F4D02" w:rsidDel="00F31A72">
          <w:rPr>
            <w:rFonts w:eastAsia="Times New Roman" w:cs="Times New Roman"/>
            <w:kern w:val="0"/>
            <w14:ligatures w14:val="none"/>
            <w:rPrChange w:author="Pieter Gerard Van Wassenaer" w:date="2025-01-22T11:13:00Z" w16du:dateUtc="2025-01-22T16:13:00Z" w:id="91">
              <w:rPr/>
            </w:rPrChange>
          </w:rPr>
          <w:delText>to contribute to this effort.</w:delText>
        </w:r>
      </w:del>
    </w:p>
    <w:p w:rsidRPr="004E0442" w:rsidR="004E0442" w:rsidP="00BD62DA" w:rsidRDefault="004E0442" w14:paraId="3583D7D2" w14:textId="723BD6AF">
      <w:pPr>
        <w:numPr>
          <w:ilvl w:val="1"/>
          <w:numId w:val="4"/>
        </w:numPr>
        <w:spacing w:before="100" w:beforeAutospacing="1" w:after="100" w:afterAutospacing="1" w:line="240" w:lineRule="auto"/>
        <w:rPr>
          <w:rFonts w:eastAsia="Times New Roman" w:cs="Times New Roman"/>
          <w:kern w:val="0"/>
          <w14:ligatures w14:val="none"/>
        </w:rPr>
      </w:pPr>
      <w:r w:rsidRPr="004E0442">
        <w:rPr>
          <w:rFonts w:eastAsia="Times New Roman" w:cs="Times New Roman"/>
          <w:b/>
          <w:bCs/>
          <w:kern w:val="0"/>
          <w14:ligatures w14:val="none"/>
        </w:rPr>
        <w:t xml:space="preserve">Future Content Work: </w:t>
      </w:r>
      <w:r w:rsidR="00535E5D">
        <w:rPr>
          <w:rFonts w:eastAsia="Times New Roman" w:cs="Times New Roman"/>
          <w:kern w:val="0"/>
          <w14:ligatures w14:val="none"/>
        </w:rPr>
        <w:t>Steve</w:t>
      </w:r>
      <w:r w:rsidRPr="004E0442">
        <w:rPr>
          <w:rFonts w:eastAsia="Times New Roman" w:cs="Times New Roman"/>
          <w:kern w:val="0"/>
          <w14:ligatures w14:val="none"/>
        </w:rPr>
        <w:t xml:space="preserve"> outlined future content work, </w:t>
      </w:r>
      <w:ins w:author="Steven M Christey" w:date="2025-01-17T16:07:00Z" w16du:dateUtc="2025-01-17T21:07:00Z" w:id="92">
        <w:r w:rsidR="00303ACF">
          <w:rPr>
            <w:rFonts w:eastAsia="Times New Roman" w:cs="Times New Roman"/>
            <w:kern w:val="0"/>
            <w14:ligatures w14:val="none"/>
          </w:rPr>
          <w:t xml:space="preserve">for adding new CWE entries and modifying existing entries. </w:t>
        </w:r>
      </w:ins>
      <w:commentRangeStart w:id="93"/>
      <w:del w:author="Steven M Christey" w:date="2025-01-17T16:07:00Z" w16du:dateUtc="2025-01-17T21:07:00Z" w:id="94">
        <w:r w:rsidRPr="004E0442" w:rsidDel="00303ACF">
          <w:rPr>
            <w:rFonts w:eastAsia="Times New Roman" w:cs="Times New Roman"/>
            <w:kern w:val="0"/>
            <w14:ligatures w14:val="none"/>
          </w:rPr>
          <w:delText xml:space="preserve">including </w:delText>
        </w:r>
      </w:del>
      <w:commentRangeEnd w:id="93"/>
      <w:r w:rsidR="00303ACF">
        <w:rPr>
          <w:rStyle w:val="CommentReference"/>
        </w:rPr>
        <w:commentReference w:id="93"/>
      </w:r>
      <w:del w:author="Steven M Christey" w:date="2025-01-17T16:07:00Z" w16du:dateUtc="2025-01-17T21:07:00Z" w:id="95">
        <w:r w:rsidRPr="004E0442" w:rsidDel="00303ACF">
          <w:rPr>
            <w:rFonts w:eastAsia="Times New Roman" w:cs="Times New Roman"/>
            <w:kern w:val="0"/>
            <w14:ligatures w14:val="none"/>
          </w:rPr>
          <w:delText>new submissions on AI bias, bad practices in LLMs, and input validation in generative AI applications. He also mentioned the need to re-examine existing AI-related CWEs and improve their usability.</w:delText>
        </w:r>
      </w:del>
    </w:p>
    <w:p w:rsidRPr="004E0442" w:rsidR="004E0442" w:rsidP="00BD62DA" w:rsidRDefault="004E0442" w14:paraId="1DFB74FF" w14:textId="5E45DFBC">
      <w:pPr>
        <w:numPr>
          <w:ilvl w:val="2"/>
          <w:numId w:val="4"/>
        </w:numPr>
        <w:spacing w:before="100" w:beforeAutospacing="1" w:after="100" w:afterAutospacing="1" w:line="240" w:lineRule="auto"/>
        <w:rPr>
          <w:rFonts w:eastAsia="Times New Roman" w:cs="Times New Roman"/>
          <w:kern w:val="0"/>
          <w14:ligatures w14:val="none"/>
        </w:rPr>
      </w:pPr>
      <w:r w:rsidRPr="004E0442">
        <w:rPr>
          <w:rFonts w:eastAsia="Times New Roman" w:cs="Times New Roman"/>
          <w:b/>
          <w:bCs/>
          <w:kern w:val="0"/>
          <w14:ligatures w14:val="none"/>
        </w:rPr>
        <w:t xml:space="preserve">New Submissions: </w:t>
      </w:r>
      <w:r w:rsidR="00535E5D">
        <w:rPr>
          <w:rFonts w:eastAsia="Times New Roman" w:cs="Times New Roman"/>
          <w:kern w:val="0"/>
          <w14:ligatures w14:val="none"/>
        </w:rPr>
        <w:t>Steve</w:t>
      </w:r>
      <w:r w:rsidRPr="004E0442">
        <w:rPr>
          <w:rFonts w:eastAsia="Times New Roman" w:cs="Times New Roman"/>
          <w:kern w:val="0"/>
          <w14:ligatures w14:val="none"/>
        </w:rPr>
        <w:t xml:space="preserve"> mentioned new submissions on AI bias, bad practices in LLMs, and input validation in generative AI applications. These submissions need further investigation to fit within CWE's framework.</w:t>
      </w:r>
    </w:p>
    <w:p w:rsidRPr="004E0442" w:rsidR="004E0442" w:rsidP="00BD62DA" w:rsidRDefault="004E0442" w14:paraId="52C42F15" w14:textId="103EBD22">
      <w:pPr>
        <w:numPr>
          <w:ilvl w:val="2"/>
          <w:numId w:val="4"/>
        </w:numPr>
        <w:spacing w:before="100" w:beforeAutospacing="1" w:after="100" w:afterAutospacing="1" w:line="240" w:lineRule="auto"/>
        <w:rPr>
          <w:rFonts w:eastAsia="Times New Roman" w:cs="Times New Roman"/>
          <w:kern w:val="0"/>
          <w14:ligatures w14:val="none"/>
        </w:rPr>
      </w:pPr>
      <w:r w:rsidRPr="004E0442">
        <w:rPr>
          <w:rFonts w:eastAsia="Times New Roman" w:cs="Times New Roman"/>
          <w:b/>
          <w:bCs/>
          <w:kern w:val="0"/>
          <w14:ligatures w14:val="none"/>
        </w:rPr>
        <w:t xml:space="preserve">Re-examining Existing CWEs: </w:t>
      </w:r>
      <w:r w:rsidR="00535E5D">
        <w:rPr>
          <w:rFonts w:eastAsia="Times New Roman" w:cs="Times New Roman"/>
          <w:kern w:val="0"/>
          <w14:ligatures w14:val="none"/>
        </w:rPr>
        <w:t>Steve</w:t>
      </w:r>
      <w:r w:rsidRPr="004E0442">
        <w:rPr>
          <w:rFonts w:eastAsia="Times New Roman" w:cs="Times New Roman"/>
          <w:kern w:val="0"/>
          <w14:ligatures w14:val="none"/>
        </w:rPr>
        <w:t xml:space="preserve"> highlighted the need to re-examine existing AI-related CWEs, such as those on adverse input perturbations, to ensure they are up-to-date and relevant.</w:t>
      </w:r>
    </w:p>
    <w:p w:rsidR="00B35059" w:rsidDel="00394F9A" w:rsidP="00523BFE" w:rsidRDefault="004E0442" w14:paraId="782CA563" w14:textId="45641E60">
      <w:pPr>
        <w:numPr>
          <w:ilvl w:val="2"/>
          <w:numId w:val="4"/>
        </w:numPr>
        <w:spacing w:before="100" w:beforeAutospacing="1" w:after="100" w:afterAutospacing="1" w:line="240" w:lineRule="auto"/>
        <w:rPr>
          <w:del w:author="Pieter Gerard Van Wassenaer" w:date="2025-01-22T10:45:00Z" w16du:dateUtc="2025-01-22T15:45:00Z" w:id="96"/>
          <w:rFonts w:eastAsia="Times New Roman" w:cs="Times New Roman"/>
          <w:kern w:val="0"/>
          <w14:ligatures w14:val="none"/>
        </w:rPr>
      </w:pPr>
      <w:r w:rsidRPr="004E0442">
        <w:rPr>
          <w:rFonts w:eastAsia="Times New Roman" w:cs="Times New Roman"/>
          <w:b/>
          <w:bCs/>
          <w:kern w:val="0"/>
          <w14:ligatures w14:val="none"/>
        </w:rPr>
        <w:t xml:space="preserve">Usability Enhancements: </w:t>
      </w:r>
      <w:r w:rsidR="00535E5D">
        <w:rPr>
          <w:rFonts w:eastAsia="Times New Roman" w:cs="Times New Roman"/>
          <w:kern w:val="0"/>
          <w14:ligatures w14:val="none"/>
        </w:rPr>
        <w:t>Steve</w:t>
      </w:r>
      <w:r w:rsidRPr="004E0442">
        <w:rPr>
          <w:rFonts w:eastAsia="Times New Roman" w:cs="Times New Roman"/>
          <w:kern w:val="0"/>
          <w14:ligatures w14:val="none"/>
        </w:rPr>
        <w:t xml:space="preserve"> discussed the importance of improving the usability of existing CWEs by adding diagrams and other enhancements to make them more accessible and understandable.</w:t>
      </w:r>
    </w:p>
    <w:p w:rsidRPr="00394F9A" w:rsidR="00523BFE" w:rsidP="00523BFE" w:rsidRDefault="00523BFE" w14:paraId="4560878B" w14:textId="77777777">
      <w:pPr>
        <w:numPr>
          <w:ilvl w:val="2"/>
          <w:numId w:val="4"/>
        </w:numPr>
        <w:spacing w:before="100" w:beforeAutospacing="1" w:after="100" w:afterAutospacing="1" w:line="240" w:lineRule="auto"/>
        <w:rPr>
          <w:rFonts w:eastAsia="Times New Roman" w:cs="Times New Roman"/>
          <w:kern w:val="0"/>
          <w14:ligatures w14:val="none"/>
        </w:rPr>
        <w:pPrChange w:author="Pieter Gerard Van Wassenaer" w:date="2025-01-22T10:45:00Z" w16du:dateUtc="2025-01-22T15:45:00Z" w:id="97">
          <w:pPr>
            <w:spacing w:before="100" w:beforeAutospacing="1" w:after="100" w:afterAutospacing="1" w:line="240" w:lineRule="auto"/>
          </w:pPr>
        </w:pPrChange>
      </w:pPr>
    </w:p>
    <w:p w:rsidRPr="004E0442" w:rsidR="004E0442" w:rsidP="004E0442" w:rsidRDefault="004E0442" w14:paraId="31D80A89" w14:textId="7F7B1E7F">
      <w:pPr>
        <w:numPr>
          <w:ilvl w:val="0"/>
          <w:numId w:val="4"/>
        </w:numPr>
        <w:spacing w:before="100" w:beforeAutospacing="1" w:after="100" w:afterAutospacing="1" w:line="240" w:lineRule="auto"/>
        <w:rPr>
          <w:rFonts w:eastAsia="Times New Roman" w:cs="Times New Roman"/>
          <w:kern w:val="0"/>
          <w14:ligatures w14:val="none"/>
        </w:rPr>
      </w:pPr>
      <w:r w:rsidRPr="004E0442">
        <w:rPr>
          <w:rFonts w:eastAsia="Times New Roman" w:cs="Times New Roman"/>
          <w:b/>
          <w:bCs/>
          <w:kern w:val="0"/>
          <w14:ligatures w14:val="none"/>
        </w:rPr>
        <w:lastRenderedPageBreak/>
        <w:t xml:space="preserve">Goals for 2025: </w:t>
      </w:r>
      <w:r w:rsidR="00535E5D">
        <w:rPr>
          <w:rFonts w:eastAsia="Times New Roman" w:cs="Times New Roman"/>
          <w:kern w:val="0"/>
          <w14:ligatures w14:val="none"/>
        </w:rPr>
        <w:t>Steve</w:t>
      </w:r>
      <w:r w:rsidRPr="004E0442">
        <w:rPr>
          <w:rFonts w:eastAsia="Times New Roman" w:cs="Times New Roman"/>
          <w:kern w:val="0"/>
          <w14:ligatures w14:val="none"/>
        </w:rPr>
        <w:t xml:space="preserve"> initiated a discussion on potential goals for the AI Working Group in 2025, reflecting on the past year's collaboration and considering improvements for the coming year.</w:t>
      </w:r>
    </w:p>
    <w:p w:rsidR="00392EA3" w:rsidDel="00394F9A" w:rsidP="00392EA3" w:rsidRDefault="00392EA3" w14:paraId="2C23F6DB" w14:textId="77777777">
      <w:pPr>
        <w:pStyle w:val="Heading2"/>
        <w:rPr>
          <w:del w:author="Pieter Gerard Van Wassenaer" w:date="2025-01-22T10:46:00Z" w16du:dateUtc="2025-01-22T15:46:00Z" w:id="98"/>
        </w:rPr>
      </w:pPr>
    </w:p>
    <w:p w:rsidRPr="00512F0E" w:rsidR="00392EA3" w:rsidP="00392EA3" w:rsidRDefault="00392EA3" w14:paraId="7AC209C5" w14:textId="77777777">
      <w:pPr>
        <w:pStyle w:val="Heading2"/>
      </w:pPr>
      <w:r>
        <w:t>Action Items:</w:t>
      </w:r>
    </w:p>
    <w:p w:rsidRPr="004E0442" w:rsidR="000F74C7" w:rsidP="000F74C7" w:rsidRDefault="000F74C7" w14:paraId="55135C90" w14:textId="3A6E8FD4">
      <w:pPr>
        <w:numPr>
          <w:ilvl w:val="0"/>
          <w:numId w:val="5"/>
        </w:numPr>
        <w:spacing w:before="100" w:beforeAutospacing="1" w:after="100" w:afterAutospacing="1" w:line="240" w:lineRule="auto"/>
        <w:rPr>
          <w:rFonts w:eastAsia="Times New Roman" w:cs="Times New Roman"/>
          <w:kern w:val="0"/>
          <w14:ligatures w14:val="none"/>
        </w:rPr>
      </w:pPr>
      <w:r w:rsidRPr="004E0442">
        <w:rPr>
          <w:rFonts w:eastAsia="Times New Roman" w:cs="Times New Roman"/>
          <w:b/>
          <w:bCs/>
          <w:kern w:val="0"/>
          <w14:ligatures w14:val="none"/>
        </w:rPr>
        <w:t xml:space="preserve">Meeting Invitations: </w:t>
      </w:r>
      <w:r w:rsidRPr="004E0442">
        <w:rPr>
          <w:rFonts w:eastAsia="Times New Roman" w:cs="Times New Roman"/>
          <w:kern w:val="0"/>
          <w14:ligatures w14:val="none"/>
        </w:rPr>
        <w:t>Investigate and resolve the issue with some members not receiving the new calendar invites. (</w:t>
      </w:r>
      <w:r w:rsidR="00535E5D">
        <w:rPr>
          <w:rFonts w:eastAsia="Times New Roman" w:cs="Times New Roman"/>
          <w:kern w:val="0"/>
          <w14:ligatures w14:val="none"/>
        </w:rPr>
        <w:t>Steve</w:t>
      </w:r>
      <w:r w:rsidRPr="004E0442">
        <w:rPr>
          <w:rFonts w:eastAsia="Times New Roman" w:cs="Times New Roman"/>
          <w:kern w:val="0"/>
          <w14:ligatures w14:val="none"/>
        </w:rPr>
        <w:t>)</w:t>
      </w:r>
    </w:p>
    <w:p w:rsidRPr="004E0442" w:rsidR="000F74C7" w:rsidP="000F74C7" w:rsidRDefault="000F74C7" w14:paraId="3B4177FC" w14:textId="5C447B6B">
      <w:pPr>
        <w:numPr>
          <w:ilvl w:val="0"/>
          <w:numId w:val="5"/>
        </w:numPr>
        <w:spacing w:before="100" w:beforeAutospacing="1" w:after="100" w:afterAutospacing="1" w:line="240" w:lineRule="auto"/>
        <w:rPr>
          <w:rFonts w:eastAsia="Times New Roman" w:cs="Times New Roman"/>
          <w:kern w:val="0"/>
          <w14:ligatures w14:val="none"/>
        </w:rPr>
      </w:pPr>
      <w:r w:rsidRPr="004E0442">
        <w:rPr>
          <w:rFonts w:eastAsia="Times New Roman" w:cs="Times New Roman"/>
          <w:b/>
          <w:bCs/>
          <w:kern w:val="0"/>
          <w14:ligatures w14:val="none"/>
        </w:rPr>
        <w:t xml:space="preserve">Co-Chair Responsibilities: </w:t>
      </w:r>
      <w:r w:rsidRPr="004E0442">
        <w:rPr>
          <w:rFonts w:eastAsia="Times New Roman" w:cs="Times New Roman"/>
          <w:kern w:val="0"/>
          <w14:ligatures w14:val="none"/>
        </w:rPr>
        <w:t>Provide a detailed description of Co-Chair responsibilities to interested members. (</w:t>
      </w:r>
      <w:r w:rsidR="00535E5D">
        <w:rPr>
          <w:rFonts w:eastAsia="Times New Roman" w:cs="Times New Roman"/>
          <w:kern w:val="0"/>
          <w14:ligatures w14:val="none"/>
        </w:rPr>
        <w:t>Steve</w:t>
      </w:r>
      <w:r w:rsidRPr="004E0442">
        <w:rPr>
          <w:rFonts w:eastAsia="Times New Roman" w:cs="Times New Roman"/>
          <w:kern w:val="0"/>
          <w14:ligatures w14:val="none"/>
        </w:rPr>
        <w:t>)</w:t>
      </w:r>
    </w:p>
    <w:p w:rsidRPr="004E0442" w:rsidR="000F74C7" w:rsidP="000F74C7" w:rsidRDefault="000F74C7" w14:paraId="59A4D47D" w14:textId="0840B131">
      <w:pPr>
        <w:numPr>
          <w:ilvl w:val="0"/>
          <w:numId w:val="5"/>
        </w:numPr>
        <w:spacing w:before="100" w:beforeAutospacing="1" w:after="100" w:afterAutospacing="1" w:line="240" w:lineRule="auto"/>
        <w:rPr>
          <w:rFonts w:eastAsia="Times New Roman" w:cs="Times New Roman"/>
          <w:kern w:val="0"/>
          <w14:ligatures w14:val="none"/>
        </w:rPr>
      </w:pPr>
      <w:r w:rsidRPr="004E0442">
        <w:rPr>
          <w:rFonts w:eastAsia="Times New Roman" w:cs="Times New Roman"/>
          <w:b/>
          <w:bCs/>
          <w:kern w:val="0"/>
          <w14:ligatures w14:val="none"/>
        </w:rPr>
        <w:t xml:space="preserve">Next Meeting Schedule: </w:t>
      </w:r>
      <w:r w:rsidRPr="004E0442">
        <w:rPr>
          <w:rFonts w:eastAsia="Times New Roman" w:cs="Times New Roman"/>
          <w:kern w:val="0"/>
          <w14:ligatures w14:val="none"/>
        </w:rPr>
        <w:t>Confirm the next meeting date, considering the holiday season, and communicate it to all members. (</w:t>
      </w:r>
      <w:r w:rsidR="00535E5D">
        <w:rPr>
          <w:rFonts w:eastAsia="Times New Roman" w:cs="Times New Roman"/>
          <w:kern w:val="0"/>
          <w14:ligatures w14:val="none"/>
        </w:rPr>
        <w:t>Steve</w:t>
      </w:r>
      <w:r w:rsidRPr="004E0442">
        <w:rPr>
          <w:rFonts w:eastAsia="Times New Roman" w:cs="Times New Roman"/>
          <w:kern w:val="0"/>
          <w14:ligatures w14:val="none"/>
        </w:rPr>
        <w:t>)</w:t>
      </w:r>
    </w:p>
    <w:p w:rsidR="000F74C7" w:rsidP="000F74C7" w:rsidRDefault="000F74C7" w14:paraId="2378A65D" w14:textId="77777777">
      <w:pPr>
        <w:pStyle w:val="Heading2"/>
      </w:pPr>
    </w:p>
    <w:p w:rsidR="00392EA3" w:rsidRDefault="00392EA3" w14:paraId="6F64F651" w14:textId="77777777"/>
    <w:sectPr w:rsidR="00392EA3" w:rsidSect="00E0380F">
      <w:type w:val="continuous"/>
      <w:pgSz w:w="12240" w:h="15840" w:orient="portrait"/>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C" w:author="Steven M Christey" w:date="2025-01-17T16:06:00Z" w:id="2">
    <w:p w:rsidR="00955BE4" w:rsidP="00955BE4" w:rsidRDefault="00955BE4" w14:paraId="10C57D56" w14:textId="77777777">
      <w:pPr>
        <w:pStyle w:val="CommentText"/>
      </w:pPr>
      <w:r>
        <w:rPr>
          <w:rStyle w:val="CommentReference"/>
        </w:rPr>
        <w:annotationRef/>
      </w:r>
      <w:r>
        <w:t>This bullet is separate from the CWE-1427 overview (the CWE version was mentioned earlier in status slides and re-mentioned later). It should be “promoted” to a top-level bullet and listed before the CWE-1427 overview.</w:t>
      </w:r>
    </w:p>
  </w:comment>
  <w:comment w:initials="SC" w:author="Steven M Christey" w:date="2025-01-17T16:06:00Z" w:id="14">
    <w:p w:rsidR="00C9128F" w:rsidP="00C9128F" w:rsidRDefault="00C9128F" w14:paraId="011869AF" w14:textId="77777777">
      <w:pPr>
        <w:pStyle w:val="CommentText"/>
      </w:pPr>
      <w:r>
        <w:rPr>
          <w:rStyle w:val="CommentReference"/>
        </w:rPr>
        <w:annotationRef/>
      </w:r>
      <w:r>
        <w:t>This sublist is not part of the CWE-1427 overview. It should be “promoted” to a top-level bullet and listed before the CWE-1427 overview.</w:t>
      </w:r>
    </w:p>
  </w:comment>
  <w:comment w:initials="SC" w:author="Steven M Christey" w:date="2025-01-17T16:06:00Z" w:id="52">
    <w:p w:rsidR="00771F35" w:rsidP="00771F35" w:rsidRDefault="00E12417" w14:paraId="4C019D7E" w14:textId="77777777">
      <w:pPr>
        <w:pStyle w:val="CommentText"/>
      </w:pPr>
      <w:r>
        <w:rPr>
          <w:rStyle w:val="CommentReference"/>
        </w:rPr>
        <w:annotationRef/>
      </w:r>
      <w:r w:rsidR="00771F35">
        <w:t>This bullet is separate from the CWE-1427 overview (the CWE version was mentioned earlier in status slides and re-mentioned later). It should be “promoted” to a top-level bullet and listed before the CWE-1427 overview.</w:t>
      </w:r>
    </w:p>
  </w:comment>
  <w:comment w:initials="SC" w:author="Steven M Christey" w:date="2025-01-17T16:06:00Z" w:id="56">
    <w:p w:rsidR="006F02A5" w:rsidP="006F02A5" w:rsidRDefault="00E12417" w14:paraId="4F331092" w14:textId="77777777">
      <w:pPr>
        <w:pStyle w:val="CommentText"/>
      </w:pPr>
      <w:r>
        <w:rPr>
          <w:rStyle w:val="CommentReference"/>
        </w:rPr>
        <w:annotationRef/>
      </w:r>
      <w:r w:rsidR="006F02A5">
        <w:t>This sublist is not part of the CWE-1427 overview. It should be “promoted” to a top-level bullet and listed before the CWE-1427 overview.</w:t>
      </w:r>
    </w:p>
  </w:comment>
  <w:comment w:initials="SC" w:author="Steven M Christey" w:date="2025-01-17T16:11:00Z" w:id="68">
    <w:p w:rsidR="00981410" w:rsidP="00981410" w:rsidRDefault="00981410" w14:paraId="5B830F6D" w14:textId="7EFDABD1">
      <w:pPr>
        <w:pStyle w:val="CommentText"/>
      </w:pPr>
      <w:r>
        <w:rPr>
          <w:rStyle w:val="CommentReference"/>
        </w:rPr>
        <w:annotationRef/>
      </w:r>
      <w:r>
        <w:t>After moving the previous bullets for “Next CWE release” and “subgroups formation”, you’ll likely have overlapping text in “CWE-1427 Overview” and this “CWE-1427 Entry” bullets, so copyedit as needed.</w:t>
      </w:r>
    </w:p>
  </w:comment>
  <w:comment w:initials="SC" w:author="Steven M Christey" w:date="2025-01-17T16:08:00Z" w:id="93">
    <w:p w:rsidR="00303ACF" w:rsidP="00303ACF" w:rsidRDefault="00303ACF" w14:paraId="4B9FB298" w14:textId="4776505D">
      <w:pPr>
        <w:pStyle w:val="CommentText"/>
      </w:pPr>
      <w:r>
        <w:rPr>
          <w:rStyle w:val="CommentReference"/>
        </w:rPr>
        <w:annotationRef/>
      </w:r>
      <w:r>
        <w:t>Deleted this because it’s in the detailed sub-bullets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C57D56" w15:done="0"/>
  <w15:commentEx w15:paraId="011869AF" w15:done="0"/>
  <w15:commentEx w15:paraId="4C019D7E" w15:done="0"/>
  <w15:commentEx w15:paraId="4F331092" w15:done="0"/>
  <w15:commentEx w15:paraId="5B830F6D" w15:done="0"/>
  <w15:commentEx w15:paraId="4B9FB2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CDAED3" w16cex:dateUtc="2025-01-17T21:06:00Z"/>
  <w16cex:commentExtensible w16cex:durableId="6387EC32" w16cex:dateUtc="2025-01-17T21:06:00Z"/>
  <w16cex:commentExtensible w16cex:durableId="2A392B95" w16cex:dateUtc="2025-01-17T21:06:00Z"/>
  <w16cex:commentExtensible w16cex:durableId="341FC057" w16cex:dateUtc="2025-01-17T21:06:00Z"/>
  <w16cex:commentExtensible w16cex:durableId="34189B00" w16cex:dateUtc="2025-01-17T21:11:00Z"/>
  <w16cex:commentExtensible w16cex:durableId="520D0D9E" w16cex:dateUtc="2025-01-17T21: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C57D56" w16cid:durableId="6BCDAED3"/>
  <w16cid:commentId w16cid:paraId="011869AF" w16cid:durableId="6387EC32"/>
  <w16cid:commentId w16cid:paraId="4C019D7E" w16cid:durableId="2A392B95"/>
  <w16cid:commentId w16cid:paraId="4F331092" w16cid:durableId="341FC057"/>
  <w16cid:commentId w16cid:paraId="5B830F6D" w16cid:durableId="34189B00"/>
  <w16cid:commentId w16cid:paraId="4B9FB298" w16cid:durableId="520D0D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E2074" w:rsidP="006A5002" w:rsidRDefault="000E2074" w14:paraId="78EBCF21" w14:textId="77777777">
      <w:pPr>
        <w:spacing w:after="0" w:line="240" w:lineRule="auto"/>
      </w:pPr>
      <w:r>
        <w:separator/>
      </w:r>
    </w:p>
  </w:endnote>
  <w:endnote w:type="continuationSeparator" w:id="0">
    <w:p w:rsidR="000E2074" w:rsidP="006A5002" w:rsidRDefault="000E2074" w14:paraId="110B222E" w14:textId="77777777">
      <w:pPr>
        <w:spacing w:after="0" w:line="240" w:lineRule="auto"/>
      </w:pPr>
      <w:r>
        <w:continuationSeparator/>
      </w:r>
    </w:p>
  </w:endnote>
  <w:endnote w:type="continuationNotice" w:id="1">
    <w:p w:rsidR="000E2074" w:rsidRDefault="000E2074" w14:paraId="51690F4F"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4108707"/>
      <w:docPartObj>
        <w:docPartGallery w:val="Page Numbers (Bottom of Page)"/>
        <w:docPartUnique/>
      </w:docPartObj>
    </w:sdtPr>
    <w:sdtEndPr>
      <w:rPr>
        <w:noProof/>
      </w:rPr>
    </w:sdtEndPr>
    <w:sdtContent>
      <w:p w:rsidR="00E0380F" w:rsidRDefault="00E0380F" w14:paraId="3F20052B" w14:textId="777777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969B1" w:rsidR="00E136A7" w:rsidP="00E136A7" w:rsidRDefault="00E136A7" w14:paraId="126A2182" w14:textId="0811816E">
    <w:pPr>
      <w:pStyle w:val="Footer"/>
      <w:rPr>
        <w:i/>
        <w:iCs/>
      </w:rPr>
    </w:pPr>
    <w:r w:rsidRPr="004969B1">
      <w:rPr>
        <w:i/>
        <w:iCs/>
      </w:rPr>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CWE Team to ensure accuracy and completeness.</w:t>
    </w:r>
  </w:p>
  <w:p w:rsidR="006A5002" w:rsidRDefault="006A5002" w14:paraId="27A0D9D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E2074" w:rsidP="006A5002" w:rsidRDefault="000E2074" w14:paraId="341DF768" w14:textId="77777777">
      <w:pPr>
        <w:spacing w:after="0" w:line="240" w:lineRule="auto"/>
      </w:pPr>
      <w:r>
        <w:separator/>
      </w:r>
    </w:p>
  </w:footnote>
  <w:footnote w:type="continuationSeparator" w:id="0">
    <w:p w:rsidR="000E2074" w:rsidP="006A5002" w:rsidRDefault="000E2074" w14:paraId="7C87F8F6" w14:textId="77777777">
      <w:pPr>
        <w:spacing w:after="0" w:line="240" w:lineRule="auto"/>
      </w:pPr>
      <w:r>
        <w:continuationSeparator/>
      </w:r>
    </w:p>
  </w:footnote>
  <w:footnote w:type="continuationNotice" w:id="1">
    <w:p w:rsidR="000E2074" w:rsidRDefault="000E2074" w14:paraId="14AB2AFF"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5D71"/>
    <w:multiLevelType w:val="hybridMultilevel"/>
    <w:tmpl w:val="1EFE54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3EF62D09"/>
    <w:multiLevelType w:val="hybridMultilevel"/>
    <w:tmpl w:val="C608CD9C"/>
    <w:lvl w:ilvl="0" w:tplc="E8D4B7D4">
      <w:numFmt w:val="bullet"/>
      <w:lvlText w:val=""/>
      <w:lvlJc w:val="left"/>
      <w:pPr>
        <w:ind w:left="720" w:hanging="360"/>
      </w:pPr>
      <w:rPr>
        <w:rFonts w:hint="default" w:ascii="Symbol" w:hAnsi="Symbol"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55A56C85"/>
    <w:multiLevelType w:val="multilevel"/>
    <w:tmpl w:val="CC9AB9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58DB073E"/>
    <w:multiLevelType w:val="multilevel"/>
    <w:tmpl w:val="25EE792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26E580E"/>
    <w:multiLevelType w:val="multilevel"/>
    <w:tmpl w:val="ACCC9B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6A5F0069"/>
    <w:multiLevelType w:val="multilevel"/>
    <w:tmpl w:val="F4E6C4F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6AC968D6"/>
    <w:multiLevelType w:val="hybridMultilevel"/>
    <w:tmpl w:val="70DAE0F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405957793">
    <w:abstractNumId w:val="5"/>
  </w:num>
  <w:num w:numId="2" w16cid:durableId="95179403">
    <w:abstractNumId w:val="4"/>
  </w:num>
  <w:num w:numId="3" w16cid:durableId="1997761459">
    <w:abstractNumId w:val="0"/>
  </w:num>
  <w:num w:numId="4" w16cid:durableId="548342786">
    <w:abstractNumId w:val="3"/>
  </w:num>
  <w:num w:numId="5" w16cid:durableId="1582178666">
    <w:abstractNumId w:val="2"/>
  </w:num>
  <w:num w:numId="6" w16cid:durableId="1314405452">
    <w:abstractNumId w:val="6"/>
  </w:num>
  <w:num w:numId="7" w16cid:durableId="9332958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ieter Gerard Van Wassenaer">
    <w15:presenceInfo w15:providerId="AD" w15:userId="S::PVANWASSENAER@MITRE.ORG::a7ace406-7ff3-4678-9ec1-f9c26905b6d1"/>
  </w15:person>
  <w15:person w15:author="Steven M Christey">
    <w15:presenceInfo w15:providerId="AD" w15:userId="S::COLEY@MITRE.ORG::f24da668-4c1f-41c0-850e-113e2bdf78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EA3"/>
    <w:rsid w:val="00036F06"/>
    <w:rsid w:val="000919D1"/>
    <w:rsid w:val="0009306A"/>
    <w:rsid w:val="00095F82"/>
    <w:rsid w:val="000D45E2"/>
    <w:rsid w:val="000E2074"/>
    <w:rsid w:val="000F74C7"/>
    <w:rsid w:val="000F7510"/>
    <w:rsid w:val="0012187C"/>
    <w:rsid w:val="00142A6E"/>
    <w:rsid w:val="001A76D8"/>
    <w:rsid w:val="001B3219"/>
    <w:rsid w:val="001F4D02"/>
    <w:rsid w:val="00205C02"/>
    <w:rsid w:val="00221BF8"/>
    <w:rsid w:val="00246E07"/>
    <w:rsid w:val="002E610B"/>
    <w:rsid w:val="002F0671"/>
    <w:rsid w:val="00302668"/>
    <w:rsid w:val="0030328A"/>
    <w:rsid w:val="00303ACF"/>
    <w:rsid w:val="00312FE8"/>
    <w:rsid w:val="00344587"/>
    <w:rsid w:val="003801EA"/>
    <w:rsid w:val="00392EA3"/>
    <w:rsid w:val="00394F9A"/>
    <w:rsid w:val="003A68E2"/>
    <w:rsid w:val="003F03BF"/>
    <w:rsid w:val="00457957"/>
    <w:rsid w:val="00474E7D"/>
    <w:rsid w:val="00481AC9"/>
    <w:rsid w:val="0048316C"/>
    <w:rsid w:val="00492820"/>
    <w:rsid w:val="004B0CA5"/>
    <w:rsid w:val="004D0CF9"/>
    <w:rsid w:val="004E0442"/>
    <w:rsid w:val="004E336B"/>
    <w:rsid w:val="005173F9"/>
    <w:rsid w:val="00523BFE"/>
    <w:rsid w:val="00535E5D"/>
    <w:rsid w:val="00573C34"/>
    <w:rsid w:val="00575FA4"/>
    <w:rsid w:val="005C35ED"/>
    <w:rsid w:val="005F19EF"/>
    <w:rsid w:val="00606127"/>
    <w:rsid w:val="00610290"/>
    <w:rsid w:val="00616AAE"/>
    <w:rsid w:val="00631D0C"/>
    <w:rsid w:val="00634383"/>
    <w:rsid w:val="0066484A"/>
    <w:rsid w:val="006656E8"/>
    <w:rsid w:val="0068653A"/>
    <w:rsid w:val="006A5002"/>
    <w:rsid w:val="006D6A4E"/>
    <w:rsid w:val="006F0161"/>
    <w:rsid w:val="006F02A5"/>
    <w:rsid w:val="0077189B"/>
    <w:rsid w:val="00771F35"/>
    <w:rsid w:val="007B08E4"/>
    <w:rsid w:val="007C6B03"/>
    <w:rsid w:val="007C6D1D"/>
    <w:rsid w:val="00817A5E"/>
    <w:rsid w:val="00847BEB"/>
    <w:rsid w:val="0085021D"/>
    <w:rsid w:val="0086031B"/>
    <w:rsid w:val="008615C7"/>
    <w:rsid w:val="008A40CD"/>
    <w:rsid w:val="008E3BDC"/>
    <w:rsid w:val="008E45B9"/>
    <w:rsid w:val="009530BC"/>
    <w:rsid w:val="00955BE4"/>
    <w:rsid w:val="00981410"/>
    <w:rsid w:val="00991CC6"/>
    <w:rsid w:val="009B283E"/>
    <w:rsid w:val="009C5347"/>
    <w:rsid w:val="00A35938"/>
    <w:rsid w:val="00A5361A"/>
    <w:rsid w:val="00AD0401"/>
    <w:rsid w:val="00AF586E"/>
    <w:rsid w:val="00B35059"/>
    <w:rsid w:val="00B5569F"/>
    <w:rsid w:val="00B71AA5"/>
    <w:rsid w:val="00B75AAF"/>
    <w:rsid w:val="00B86547"/>
    <w:rsid w:val="00BB1E42"/>
    <w:rsid w:val="00BD62DA"/>
    <w:rsid w:val="00C66B08"/>
    <w:rsid w:val="00C73406"/>
    <w:rsid w:val="00C9128F"/>
    <w:rsid w:val="00CA0AA4"/>
    <w:rsid w:val="00CD7E95"/>
    <w:rsid w:val="00CF21EB"/>
    <w:rsid w:val="00D434F5"/>
    <w:rsid w:val="00D71A5B"/>
    <w:rsid w:val="00E03311"/>
    <w:rsid w:val="00E0380F"/>
    <w:rsid w:val="00E06407"/>
    <w:rsid w:val="00E12417"/>
    <w:rsid w:val="00E136A7"/>
    <w:rsid w:val="00E43CD4"/>
    <w:rsid w:val="00E53715"/>
    <w:rsid w:val="00E87D94"/>
    <w:rsid w:val="00EC6B12"/>
    <w:rsid w:val="00F00207"/>
    <w:rsid w:val="00F31A72"/>
    <w:rsid w:val="00FB1238"/>
    <w:rsid w:val="00FB5F88"/>
    <w:rsid w:val="00FC70D6"/>
    <w:rsid w:val="00FD0514"/>
    <w:rsid w:val="078870D8"/>
    <w:rsid w:val="0BED2690"/>
    <w:rsid w:val="26F8AB54"/>
    <w:rsid w:val="2DC6BA83"/>
    <w:rsid w:val="2FB57055"/>
    <w:rsid w:val="32CCA2B3"/>
    <w:rsid w:val="6A6C652B"/>
    <w:rsid w:val="6BDA520E"/>
    <w:rsid w:val="706CC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0B8C6"/>
  <w15:chartTrackingRefBased/>
  <w15:docId w15:val="{13BFD578-13B2-49EB-8CDC-E75E0BFC3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92EA3"/>
  </w:style>
  <w:style w:type="paragraph" w:styleId="Heading1">
    <w:name w:val="heading 1"/>
    <w:basedOn w:val="Normal"/>
    <w:next w:val="Normal"/>
    <w:link w:val="Heading1Char"/>
    <w:uiPriority w:val="9"/>
    <w:qFormat/>
    <w:rsid w:val="00392EA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2EA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2E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2E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2E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2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EA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92EA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92EA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92EA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92EA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92EA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92EA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92EA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92EA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92EA3"/>
    <w:rPr>
      <w:rFonts w:eastAsiaTheme="majorEastAsia" w:cstheme="majorBidi"/>
      <w:color w:val="272727" w:themeColor="text1" w:themeTint="D8"/>
    </w:rPr>
  </w:style>
  <w:style w:type="paragraph" w:styleId="Title">
    <w:name w:val="Title"/>
    <w:basedOn w:val="Normal"/>
    <w:next w:val="Normal"/>
    <w:link w:val="TitleChar"/>
    <w:uiPriority w:val="10"/>
    <w:qFormat/>
    <w:rsid w:val="00392EA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92EA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92EA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92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EA3"/>
    <w:pPr>
      <w:spacing w:before="160"/>
      <w:jc w:val="center"/>
    </w:pPr>
    <w:rPr>
      <w:i/>
      <w:iCs/>
      <w:color w:val="404040" w:themeColor="text1" w:themeTint="BF"/>
    </w:rPr>
  </w:style>
  <w:style w:type="character" w:styleId="QuoteChar" w:customStyle="1">
    <w:name w:val="Quote Char"/>
    <w:basedOn w:val="DefaultParagraphFont"/>
    <w:link w:val="Quote"/>
    <w:uiPriority w:val="29"/>
    <w:rsid w:val="00392EA3"/>
    <w:rPr>
      <w:i/>
      <w:iCs/>
      <w:color w:val="404040" w:themeColor="text1" w:themeTint="BF"/>
    </w:rPr>
  </w:style>
  <w:style w:type="paragraph" w:styleId="ListParagraph">
    <w:name w:val="List Paragraph"/>
    <w:basedOn w:val="Normal"/>
    <w:uiPriority w:val="34"/>
    <w:qFormat/>
    <w:rsid w:val="00392EA3"/>
    <w:pPr>
      <w:ind w:left="720"/>
      <w:contextualSpacing/>
    </w:pPr>
  </w:style>
  <w:style w:type="character" w:styleId="IntenseEmphasis">
    <w:name w:val="Intense Emphasis"/>
    <w:basedOn w:val="DefaultParagraphFont"/>
    <w:uiPriority w:val="21"/>
    <w:qFormat/>
    <w:rsid w:val="00392EA3"/>
    <w:rPr>
      <w:i/>
      <w:iCs/>
      <w:color w:val="0F4761" w:themeColor="accent1" w:themeShade="BF"/>
    </w:rPr>
  </w:style>
  <w:style w:type="paragraph" w:styleId="IntenseQuote">
    <w:name w:val="Intense Quote"/>
    <w:basedOn w:val="Normal"/>
    <w:next w:val="Normal"/>
    <w:link w:val="IntenseQuoteChar"/>
    <w:uiPriority w:val="30"/>
    <w:qFormat/>
    <w:rsid w:val="00392EA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92EA3"/>
    <w:rPr>
      <w:i/>
      <w:iCs/>
      <w:color w:val="0F4761" w:themeColor="accent1" w:themeShade="BF"/>
    </w:rPr>
  </w:style>
  <w:style w:type="character" w:styleId="IntenseReference">
    <w:name w:val="Intense Reference"/>
    <w:basedOn w:val="DefaultParagraphFont"/>
    <w:uiPriority w:val="32"/>
    <w:qFormat/>
    <w:rsid w:val="00392EA3"/>
    <w:rPr>
      <w:b/>
      <w:bCs/>
      <w:smallCaps/>
      <w:color w:val="0F4761" w:themeColor="accent1" w:themeShade="BF"/>
      <w:spacing w:val="5"/>
    </w:rPr>
  </w:style>
  <w:style w:type="paragraph" w:styleId="Header">
    <w:name w:val="header"/>
    <w:basedOn w:val="Normal"/>
    <w:link w:val="HeaderChar"/>
    <w:uiPriority w:val="99"/>
    <w:unhideWhenUsed/>
    <w:rsid w:val="006A5002"/>
    <w:pPr>
      <w:tabs>
        <w:tab w:val="center" w:pos="4680"/>
        <w:tab w:val="right" w:pos="9360"/>
      </w:tabs>
      <w:spacing w:after="0" w:line="240" w:lineRule="auto"/>
    </w:pPr>
  </w:style>
  <w:style w:type="character" w:styleId="HeaderChar" w:customStyle="1">
    <w:name w:val="Header Char"/>
    <w:basedOn w:val="DefaultParagraphFont"/>
    <w:link w:val="Header"/>
    <w:uiPriority w:val="99"/>
    <w:rsid w:val="006A5002"/>
  </w:style>
  <w:style w:type="paragraph" w:styleId="Footer">
    <w:name w:val="footer"/>
    <w:basedOn w:val="Normal"/>
    <w:link w:val="FooterChar"/>
    <w:uiPriority w:val="99"/>
    <w:unhideWhenUsed/>
    <w:rsid w:val="006A5002"/>
    <w:pPr>
      <w:tabs>
        <w:tab w:val="center" w:pos="4680"/>
        <w:tab w:val="right" w:pos="9360"/>
      </w:tabs>
      <w:spacing w:after="0" w:line="240" w:lineRule="auto"/>
    </w:pPr>
  </w:style>
  <w:style w:type="character" w:styleId="FooterChar" w:customStyle="1">
    <w:name w:val="Footer Char"/>
    <w:basedOn w:val="DefaultParagraphFont"/>
    <w:link w:val="Footer"/>
    <w:uiPriority w:val="99"/>
    <w:rsid w:val="006A5002"/>
  </w:style>
  <w:style w:type="character" w:styleId="FootnoteReference">
    <w:name w:val="footnote reference"/>
    <w:basedOn w:val="DefaultParagraphFont"/>
    <w:uiPriority w:val="99"/>
    <w:semiHidden/>
    <w:unhideWhenUsed/>
    <w:rsid w:val="00E136A7"/>
    <w:rPr>
      <w:vertAlign w:val="superscript"/>
    </w:rPr>
  </w:style>
  <w:style w:type="paragraph" w:styleId="Revision">
    <w:name w:val="Revision"/>
    <w:hidden/>
    <w:uiPriority w:val="99"/>
    <w:semiHidden/>
    <w:rsid w:val="00B86547"/>
    <w:pPr>
      <w:spacing w:after="0" w:line="240" w:lineRule="auto"/>
    </w:pPr>
  </w:style>
  <w:style w:type="character" w:styleId="CommentReference">
    <w:name w:val="annotation reference"/>
    <w:basedOn w:val="DefaultParagraphFont"/>
    <w:uiPriority w:val="99"/>
    <w:semiHidden/>
    <w:unhideWhenUsed/>
    <w:rsid w:val="00E12417"/>
    <w:rPr>
      <w:sz w:val="16"/>
      <w:szCs w:val="16"/>
    </w:rPr>
  </w:style>
  <w:style w:type="paragraph" w:styleId="CommentText">
    <w:name w:val="annotation text"/>
    <w:basedOn w:val="Normal"/>
    <w:link w:val="CommentTextChar"/>
    <w:uiPriority w:val="99"/>
    <w:unhideWhenUsed/>
    <w:rsid w:val="00E12417"/>
    <w:pPr>
      <w:spacing w:line="240" w:lineRule="auto"/>
    </w:pPr>
    <w:rPr>
      <w:sz w:val="20"/>
      <w:szCs w:val="20"/>
    </w:rPr>
  </w:style>
  <w:style w:type="character" w:styleId="CommentTextChar" w:customStyle="1">
    <w:name w:val="Comment Text Char"/>
    <w:basedOn w:val="DefaultParagraphFont"/>
    <w:link w:val="CommentText"/>
    <w:uiPriority w:val="99"/>
    <w:rsid w:val="00E12417"/>
    <w:rPr>
      <w:sz w:val="20"/>
      <w:szCs w:val="20"/>
    </w:rPr>
  </w:style>
  <w:style w:type="paragraph" w:styleId="CommentSubject">
    <w:name w:val="annotation subject"/>
    <w:basedOn w:val="CommentText"/>
    <w:next w:val="CommentText"/>
    <w:link w:val="CommentSubjectChar"/>
    <w:uiPriority w:val="99"/>
    <w:semiHidden/>
    <w:unhideWhenUsed/>
    <w:rsid w:val="00E12417"/>
    <w:rPr>
      <w:b/>
      <w:bCs/>
    </w:rPr>
  </w:style>
  <w:style w:type="character" w:styleId="CommentSubjectChar" w:customStyle="1">
    <w:name w:val="Comment Subject Char"/>
    <w:basedOn w:val="CommentTextChar"/>
    <w:link w:val="CommentSubject"/>
    <w:uiPriority w:val="99"/>
    <w:semiHidden/>
    <w:rsid w:val="00E1241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700398">
      <w:bodyDiv w:val="1"/>
      <w:marLeft w:val="0"/>
      <w:marRight w:val="0"/>
      <w:marTop w:val="0"/>
      <w:marBottom w:val="0"/>
      <w:divBdr>
        <w:top w:val="none" w:sz="0" w:space="0" w:color="auto"/>
        <w:left w:val="none" w:sz="0" w:space="0" w:color="auto"/>
        <w:bottom w:val="none" w:sz="0" w:space="0" w:color="auto"/>
        <w:right w:val="none" w:sz="0" w:space="0" w:color="auto"/>
      </w:divBdr>
    </w:div>
    <w:div w:id="581136168">
      <w:bodyDiv w:val="1"/>
      <w:marLeft w:val="0"/>
      <w:marRight w:val="0"/>
      <w:marTop w:val="0"/>
      <w:marBottom w:val="0"/>
      <w:divBdr>
        <w:top w:val="none" w:sz="0" w:space="0" w:color="auto"/>
        <w:left w:val="none" w:sz="0" w:space="0" w:color="auto"/>
        <w:bottom w:val="none" w:sz="0" w:space="0" w:color="auto"/>
        <w:right w:val="none" w:sz="0" w:space="0" w:color="auto"/>
      </w:divBdr>
    </w:div>
    <w:div w:id="588588246">
      <w:bodyDiv w:val="1"/>
      <w:marLeft w:val="0"/>
      <w:marRight w:val="0"/>
      <w:marTop w:val="0"/>
      <w:marBottom w:val="0"/>
      <w:divBdr>
        <w:top w:val="none" w:sz="0" w:space="0" w:color="auto"/>
        <w:left w:val="none" w:sz="0" w:space="0" w:color="auto"/>
        <w:bottom w:val="none" w:sz="0" w:space="0" w:color="auto"/>
        <w:right w:val="none" w:sz="0" w:space="0" w:color="auto"/>
      </w:divBdr>
      <w:divsChild>
        <w:div w:id="1712415708">
          <w:marLeft w:val="0"/>
          <w:marRight w:val="0"/>
          <w:marTop w:val="0"/>
          <w:marBottom w:val="0"/>
          <w:divBdr>
            <w:top w:val="none" w:sz="0" w:space="0" w:color="auto"/>
            <w:left w:val="none" w:sz="0" w:space="0" w:color="auto"/>
            <w:bottom w:val="none" w:sz="0" w:space="0" w:color="auto"/>
            <w:right w:val="none" w:sz="0" w:space="0" w:color="auto"/>
          </w:divBdr>
        </w:div>
        <w:div w:id="97721752">
          <w:marLeft w:val="0"/>
          <w:marRight w:val="0"/>
          <w:marTop w:val="0"/>
          <w:marBottom w:val="0"/>
          <w:divBdr>
            <w:top w:val="none" w:sz="0" w:space="0" w:color="auto"/>
            <w:left w:val="none" w:sz="0" w:space="0" w:color="auto"/>
            <w:bottom w:val="none" w:sz="0" w:space="0" w:color="auto"/>
            <w:right w:val="none" w:sz="0" w:space="0" w:color="auto"/>
          </w:divBdr>
        </w:div>
        <w:div w:id="1772243235">
          <w:marLeft w:val="0"/>
          <w:marRight w:val="0"/>
          <w:marTop w:val="0"/>
          <w:marBottom w:val="0"/>
          <w:divBdr>
            <w:top w:val="none" w:sz="0" w:space="0" w:color="auto"/>
            <w:left w:val="none" w:sz="0" w:space="0" w:color="auto"/>
            <w:bottom w:val="none" w:sz="0" w:space="0" w:color="auto"/>
            <w:right w:val="none" w:sz="0" w:space="0" w:color="auto"/>
          </w:divBdr>
        </w:div>
      </w:divsChild>
    </w:div>
    <w:div w:id="761728585">
      <w:bodyDiv w:val="1"/>
      <w:marLeft w:val="0"/>
      <w:marRight w:val="0"/>
      <w:marTop w:val="0"/>
      <w:marBottom w:val="0"/>
      <w:divBdr>
        <w:top w:val="none" w:sz="0" w:space="0" w:color="auto"/>
        <w:left w:val="none" w:sz="0" w:space="0" w:color="auto"/>
        <w:bottom w:val="none" w:sz="0" w:space="0" w:color="auto"/>
        <w:right w:val="none" w:sz="0" w:space="0" w:color="auto"/>
      </w:divBdr>
      <w:divsChild>
        <w:div w:id="514540623">
          <w:marLeft w:val="0"/>
          <w:marRight w:val="0"/>
          <w:marTop w:val="0"/>
          <w:marBottom w:val="0"/>
          <w:divBdr>
            <w:top w:val="none" w:sz="0" w:space="0" w:color="auto"/>
            <w:left w:val="none" w:sz="0" w:space="0" w:color="auto"/>
            <w:bottom w:val="none" w:sz="0" w:space="0" w:color="auto"/>
            <w:right w:val="none" w:sz="0" w:space="0" w:color="auto"/>
          </w:divBdr>
        </w:div>
        <w:div w:id="765077233">
          <w:marLeft w:val="0"/>
          <w:marRight w:val="0"/>
          <w:marTop w:val="0"/>
          <w:marBottom w:val="0"/>
          <w:divBdr>
            <w:top w:val="none" w:sz="0" w:space="0" w:color="auto"/>
            <w:left w:val="none" w:sz="0" w:space="0" w:color="auto"/>
            <w:bottom w:val="none" w:sz="0" w:space="0" w:color="auto"/>
            <w:right w:val="none" w:sz="0" w:space="0" w:color="auto"/>
          </w:divBdr>
        </w:div>
        <w:div w:id="957444241">
          <w:marLeft w:val="0"/>
          <w:marRight w:val="0"/>
          <w:marTop w:val="0"/>
          <w:marBottom w:val="0"/>
          <w:divBdr>
            <w:top w:val="none" w:sz="0" w:space="0" w:color="auto"/>
            <w:left w:val="none" w:sz="0" w:space="0" w:color="auto"/>
            <w:bottom w:val="none" w:sz="0" w:space="0" w:color="auto"/>
            <w:right w:val="none" w:sz="0" w:space="0" w:color="auto"/>
          </w:divBdr>
        </w:div>
      </w:divsChild>
    </w:div>
    <w:div w:id="941649757">
      <w:bodyDiv w:val="1"/>
      <w:marLeft w:val="0"/>
      <w:marRight w:val="0"/>
      <w:marTop w:val="0"/>
      <w:marBottom w:val="0"/>
      <w:divBdr>
        <w:top w:val="none" w:sz="0" w:space="0" w:color="auto"/>
        <w:left w:val="none" w:sz="0" w:space="0" w:color="auto"/>
        <w:bottom w:val="none" w:sz="0" w:space="0" w:color="auto"/>
        <w:right w:val="none" w:sz="0" w:space="0" w:color="auto"/>
      </w:divBdr>
      <w:divsChild>
        <w:div w:id="1155877367">
          <w:marLeft w:val="0"/>
          <w:marRight w:val="0"/>
          <w:marTop w:val="0"/>
          <w:marBottom w:val="0"/>
          <w:divBdr>
            <w:top w:val="none" w:sz="0" w:space="0" w:color="auto"/>
            <w:left w:val="none" w:sz="0" w:space="0" w:color="auto"/>
            <w:bottom w:val="none" w:sz="0" w:space="0" w:color="auto"/>
            <w:right w:val="none" w:sz="0" w:space="0" w:color="auto"/>
          </w:divBdr>
        </w:div>
        <w:div w:id="951668814">
          <w:marLeft w:val="0"/>
          <w:marRight w:val="0"/>
          <w:marTop w:val="0"/>
          <w:marBottom w:val="0"/>
          <w:divBdr>
            <w:top w:val="none" w:sz="0" w:space="0" w:color="auto"/>
            <w:left w:val="none" w:sz="0" w:space="0" w:color="auto"/>
            <w:bottom w:val="none" w:sz="0" w:space="0" w:color="auto"/>
            <w:right w:val="none" w:sz="0" w:space="0" w:color="auto"/>
          </w:divBdr>
        </w:div>
        <w:div w:id="1675374030">
          <w:marLeft w:val="0"/>
          <w:marRight w:val="0"/>
          <w:marTop w:val="0"/>
          <w:marBottom w:val="0"/>
          <w:divBdr>
            <w:top w:val="none" w:sz="0" w:space="0" w:color="auto"/>
            <w:left w:val="none" w:sz="0" w:space="0" w:color="auto"/>
            <w:bottom w:val="none" w:sz="0" w:space="0" w:color="auto"/>
            <w:right w:val="none" w:sz="0" w:space="0" w:color="auto"/>
          </w:divBdr>
        </w:div>
      </w:divsChild>
    </w:div>
    <w:div w:id="1037044266">
      <w:bodyDiv w:val="1"/>
      <w:marLeft w:val="0"/>
      <w:marRight w:val="0"/>
      <w:marTop w:val="0"/>
      <w:marBottom w:val="0"/>
      <w:divBdr>
        <w:top w:val="none" w:sz="0" w:space="0" w:color="auto"/>
        <w:left w:val="none" w:sz="0" w:space="0" w:color="auto"/>
        <w:bottom w:val="none" w:sz="0" w:space="0" w:color="auto"/>
        <w:right w:val="none" w:sz="0" w:space="0" w:color="auto"/>
      </w:divBdr>
    </w:div>
    <w:div w:id="1407339014">
      <w:bodyDiv w:val="1"/>
      <w:marLeft w:val="0"/>
      <w:marRight w:val="0"/>
      <w:marTop w:val="0"/>
      <w:marBottom w:val="0"/>
      <w:divBdr>
        <w:top w:val="none" w:sz="0" w:space="0" w:color="auto"/>
        <w:left w:val="none" w:sz="0" w:space="0" w:color="auto"/>
        <w:bottom w:val="none" w:sz="0" w:space="0" w:color="auto"/>
        <w:right w:val="none" w:sz="0" w:space="0" w:color="auto"/>
      </w:divBdr>
    </w:div>
    <w:div w:id="1444223444">
      <w:bodyDiv w:val="1"/>
      <w:marLeft w:val="0"/>
      <w:marRight w:val="0"/>
      <w:marTop w:val="0"/>
      <w:marBottom w:val="0"/>
      <w:divBdr>
        <w:top w:val="none" w:sz="0" w:space="0" w:color="auto"/>
        <w:left w:val="none" w:sz="0" w:space="0" w:color="auto"/>
        <w:bottom w:val="none" w:sz="0" w:space="0" w:color="auto"/>
        <w:right w:val="none" w:sz="0" w:space="0" w:color="auto"/>
      </w:divBdr>
      <w:divsChild>
        <w:div w:id="1882356283">
          <w:marLeft w:val="0"/>
          <w:marRight w:val="0"/>
          <w:marTop w:val="0"/>
          <w:marBottom w:val="0"/>
          <w:divBdr>
            <w:top w:val="none" w:sz="0" w:space="0" w:color="auto"/>
            <w:left w:val="none" w:sz="0" w:space="0" w:color="auto"/>
            <w:bottom w:val="none" w:sz="0" w:space="0" w:color="auto"/>
            <w:right w:val="none" w:sz="0" w:space="0" w:color="auto"/>
          </w:divBdr>
        </w:div>
        <w:div w:id="1464157655">
          <w:marLeft w:val="0"/>
          <w:marRight w:val="0"/>
          <w:marTop w:val="0"/>
          <w:marBottom w:val="0"/>
          <w:divBdr>
            <w:top w:val="none" w:sz="0" w:space="0" w:color="auto"/>
            <w:left w:val="none" w:sz="0" w:space="0" w:color="auto"/>
            <w:bottom w:val="none" w:sz="0" w:space="0" w:color="auto"/>
            <w:right w:val="none" w:sz="0" w:space="0" w:color="auto"/>
          </w:divBdr>
        </w:div>
        <w:div w:id="1810707302">
          <w:marLeft w:val="0"/>
          <w:marRight w:val="0"/>
          <w:marTop w:val="0"/>
          <w:marBottom w:val="0"/>
          <w:divBdr>
            <w:top w:val="none" w:sz="0" w:space="0" w:color="auto"/>
            <w:left w:val="none" w:sz="0" w:space="0" w:color="auto"/>
            <w:bottom w:val="none" w:sz="0" w:space="0" w:color="auto"/>
            <w:right w:val="none" w:sz="0" w:space="0" w:color="auto"/>
          </w:divBdr>
        </w:div>
      </w:divsChild>
    </w:div>
    <w:div w:id="1761833315">
      <w:bodyDiv w:val="1"/>
      <w:marLeft w:val="0"/>
      <w:marRight w:val="0"/>
      <w:marTop w:val="0"/>
      <w:marBottom w:val="0"/>
      <w:divBdr>
        <w:top w:val="none" w:sz="0" w:space="0" w:color="auto"/>
        <w:left w:val="none" w:sz="0" w:space="0" w:color="auto"/>
        <w:bottom w:val="none" w:sz="0" w:space="0" w:color="auto"/>
        <w:right w:val="none" w:sz="0" w:space="0" w:color="auto"/>
      </w:divBdr>
    </w:div>
    <w:div w:id="1929390816">
      <w:bodyDiv w:val="1"/>
      <w:marLeft w:val="0"/>
      <w:marRight w:val="0"/>
      <w:marTop w:val="0"/>
      <w:marBottom w:val="0"/>
      <w:divBdr>
        <w:top w:val="none" w:sz="0" w:space="0" w:color="auto"/>
        <w:left w:val="none" w:sz="0" w:space="0" w:color="auto"/>
        <w:bottom w:val="none" w:sz="0" w:space="0" w:color="auto"/>
        <w:right w:val="none" w:sz="0" w:space="0" w:color="auto"/>
      </w:divBdr>
    </w:div>
    <w:div w:id="2048023288">
      <w:bodyDiv w:val="1"/>
      <w:marLeft w:val="0"/>
      <w:marRight w:val="0"/>
      <w:marTop w:val="0"/>
      <w:marBottom w:val="0"/>
      <w:divBdr>
        <w:top w:val="none" w:sz="0" w:space="0" w:color="auto"/>
        <w:left w:val="none" w:sz="0" w:space="0" w:color="auto"/>
        <w:bottom w:val="none" w:sz="0" w:space="0" w:color="auto"/>
        <w:right w:val="none" w:sz="0" w:space="0" w:color="auto"/>
      </w:divBdr>
      <w:divsChild>
        <w:div w:id="1059935223">
          <w:marLeft w:val="0"/>
          <w:marRight w:val="0"/>
          <w:marTop w:val="0"/>
          <w:marBottom w:val="0"/>
          <w:divBdr>
            <w:top w:val="none" w:sz="0" w:space="0" w:color="auto"/>
            <w:left w:val="none" w:sz="0" w:space="0" w:color="auto"/>
            <w:bottom w:val="none" w:sz="0" w:space="0" w:color="auto"/>
            <w:right w:val="none" w:sz="0" w:space="0" w:color="auto"/>
          </w:divBdr>
        </w:div>
        <w:div w:id="1028139798">
          <w:marLeft w:val="0"/>
          <w:marRight w:val="0"/>
          <w:marTop w:val="0"/>
          <w:marBottom w:val="0"/>
          <w:divBdr>
            <w:top w:val="none" w:sz="0" w:space="0" w:color="auto"/>
            <w:left w:val="none" w:sz="0" w:space="0" w:color="auto"/>
            <w:bottom w:val="none" w:sz="0" w:space="0" w:color="auto"/>
            <w:right w:val="none" w:sz="0" w:space="0" w:color="auto"/>
          </w:divBdr>
        </w:div>
        <w:div w:id="216380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microsoft.com/office/2018/08/relationships/commentsExtensible" Target="commentsExtensi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The MITRE Corporation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Pieter Gerard Van Wassenaer</dc:creator>
  <keywords/>
  <dc:description/>
  <lastModifiedBy>Pieter Gerard Van Wassenaer</lastModifiedBy>
  <revision>67</revision>
  <dcterms:created xsi:type="dcterms:W3CDTF">2024-12-26T15:29:00.0000000Z</dcterms:created>
  <dcterms:modified xsi:type="dcterms:W3CDTF">2025-01-31T15:48:40.2490703Z</dcterms:modified>
</coreProperties>
</file>